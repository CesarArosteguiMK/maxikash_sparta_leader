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D9CA7" w14:textId="783A341E" w:rsidR="00BF268F" w:rsidRPr="00DD39B8" w:rsidRDefault="00104EE4" w:rsidP="00586123">
      <w:pPr>
        <w:jc w:val="both"/>
        <w:rPr>
          <w:rFonts w:ascii="Century Gothic" w:hAnsi="Century Gothic" w:cs="Arial"/>
          <w:sz w:val="22"/>
          <w:szCs w:val="22"/>
        </w:rPr>
      </w:pPr>
      <w:r w:rsidRPr="00DD39B8">
        <w:rPr>
          <w:rFonts w:ascii="Century Gothic" w:hAnsi="Century Gothic" w:cs="Arial"/>
          <w:sz w:val="22"/>
          <w:szCs w:val="22"/>
        </w:rPr>
        <w:t>CONTRATO</w:t>
      </w:r>
      <w:r w:rsidR="00A651D7" w:rsidRPr="00DD39B8">
        <w:rPr>
          <w:rFonts w:ascii="Century Gothic" w:hAnsi="Century Gothic" w:cs="Arial"/>
          <w:sz w:val="22"/>
          <w:szCs w:val="22"/>
        </w:rPr>
        <w:t xml:space="preserve"> </w:t>
      </w:r>
      <w:r w:rsidR="004555AC" w:rsidRPr="00DD39B8">
        <w:rPr>
          <w:rFonts w:ascii="Century Gothic" w:hAnsi="Century Gothic" w:cs="Arial"/>
          <w:sz w:val="22"/>
          <w:szCs w:val="22"/>
        </w:rPr>
        <w:t xml:space="preserve">INDIVIDUAL DE TRABAJO POR TIEMPO </w:t>
      </w:r>
      <w:r w:rsidR="007959A2" w:rsidRPr="00DD39B8">
        <w:rPr>
          <w:rFonts w:ascii="Century Gothic" w:hAnsi="Century Gothic" w:cs="Arial"/>
          <w:sz w:val="22"/>
          <w:szCs w:val="22"/>
        </w:rPr>
        <w:t>IN</w:t>
      </w:r>
      <w:r w:rsidR="004555AC" w:rsidRPr="00DD39B8">
        <w:rPr>
          <w:rFonts w:ascii="Century Gothic" w:hAnsi="Century Gothic" w:cs="Arial"/>
          <w:sz w:val="22"/>
          <w:szCs w:val="22"/>
        </w:rPr>
        <w:t xml:space="preserve">DETERMINADO </w:t>
      </w:r>
      <w:r w:rsidRPr="00DD39B8">
        <w:rPr>
          <w:rFonts w:ascii="Century Gothic" w:hAnsi="Century Gothic" w:cs="Arial"/>
          <w:sz w:val="22"/>
          <w:szCs w:val="22"/>
        </w:rPr>
        <w:t xml:space="preserve">QUE SE CELEBRA POR LA PERSONA MORAL </w:t>
      </w:r>
      <w:r w:rsidRPr="00DD39B8">
        <w:rPr>
          <w:rFonts w:ascii="Century Gothic" w:hAnsi="Century Gothic" w:cs="Arial"/>
          <w:b/>
          <w:bCs/>
          <w:sz w:val="22"/>
          <w:szCs w:val="22"/>
        </w:rPr>
        <w:t>AMIGO EFECTIVO S.A.</w:t>
      </w:r>
      <w:r w:rsidR="004952BF" w:rsidRPr="00DD39B8">
        <w:rPr>
          <w:rFonts w:ascii="Century Gothic" w:hAnsi="Century Gothic" w:cs="Arial"/>
          <w:b/>
          <w:bCs/>
          <w:sz w:val="22"/>
          <w:szCs w:val="22"/>
        </w:rPr>
        <w:t>P.I.</w:t>
      </w:r>
      <w:r w:rsidRPr="00DD39B8">
        <w:rPr>
          <w:rFonts w:ascii="Century Gothic" w:hAnsi="Century Gothic" w:cs="Arial"/>
          <w:b/>
          <w:bCs/>
          <w:sz w:val="22"/>
          <w:szCs w:val="22"/>
        </w:rPr>
        <w:t xml:space="preserve"> DE C.V.,</w:t>
      </w:r>
      <w:r w:rsidRPr="00DD39B8">
        <w:rPr>
          <w:rFonts w:ascii="Century Gothic" w:hAnsi="Century Gothic" w:cs="Arial"/>
          <w:sz w:val="22"/>
          <w:szCs w:val="22"/>
        </w:rPr>
        <w:t xml:space="preserve"> REPRESENTADA POR </w:t>
      </w:r>
      <w:r w:rsidR="00F3436F" w:rsidRPr="00DD39B8">
        <w:rPr>
          <w:rFonts w:ascii="Century Gothic" w:hAnsi="Century Gothic" w:cs="Arial"/>
          <w:b/>
          <w:bCs/>
          <w:sz w:val="22"/>
          <w:szCs w:val="22"/>
        </w:rPr>
        <w:t>GABRIELA LUCERO SANCHEZ</w:t>
      </w:r>
      <w:r w:rsidRPr="00DD39B8">
        <w:rPr>
          <w:rFonts w:ascii="Century Gothic" w:hAnsi="Century Gothic" w:cs="Arial"/>
          <w:sz w:val="22"/>
          <w:szCs w:val="22"/>
        </w:rPr>
        <w:t xml:space="preserve">, QUIEN EN LO CONDUCENTE SE LE DENOMINARÁ </w:t>
      </w:r>
      <w:r w:rsidR="00192BC1" w:rsidRPr="00DD39B8">
        <w:rPr>
          <w:rFonts w:ascii="Century Gothic" w:hAnsi="Century Gothic" w:cs="Arial"/>
          <w:b/>
          <w:bCs/>
          <w:sz w:val="22"/>
          <w:szCs w:val="22"/>
        </w:rPr>
        <w:t>“</w:t>
      </w:r>
      <w:r w:rsidRPr="00DD39B8">
        <w:rPr>
          <w:rFonts w:ascii="Century Gothic" w:hAnsi="Century Gothic" w:cs="Arial"/>
          <w:b/>
          <w:bCs/>
          <w:sz w:val="22"/>
          <w:szCs w:val="22"/>
        </w:rPr>
        <w:t>EL PATRÓN</w:t>
      </w:r>
      <w:r w:rsidR="00192BC1" w:rsidRPr="00DD39B8">
        <w:rPr>
          <w:rFonts w:ascii="Century Gothic" w:hAnsi="Century Gothic" w:cs="Arial"/>
          <w:b/>
          <w:bCs/>
          <w:sz w:val="22"/>
          <w:szCs w:val="22"/>
        </w:rPr>
        <w:t>”</w:t>
      </w:r>
      <w:r w:rsidRPr="00DD39B8">
        <w:rPr>
          <w:rFonts w:ascii="Century Gothic" w:hAnsi="Century Gothic" w:cs="Arial"/>
          <w:sz w:val="22"/>
          <w:szCs w:val="22"/>
        </w:rPr>
        <w:t xml:space="preserve"> Y POR LA OTRA PARTE </w:t>
      </w:r>
      <w:r w:rsidR="00647200" w:rsidRPr="00DD39B8">
        <w:rPr>
          <w:rFonts w:ascii="Century Gothic" w:hAnsi="Century Gothic" w:cs="Arial"/>
          <w:sz w:val="22"/>
          <w:szCs w:val="22"/>
        </w:rPr>
        <w:t>EL</w:t>
      </w:r>
      <w:r w:rsidR="005E3657" w:rsidRPr="00DD39B8">
        <w:rPr>
          <w:rFonts w:ascii="Century Gothic" w:hAnsi="Century Gothic" w:cs="Arial"/>
          <w:sz w:val="22"/>
          <w:szCs w:val="22"/>
        </w:rPr>
        <w:t xml:space="preserve"> C. </w:t>
      </w:r>
      <w:r w:rsidR="005F275D" w:rsidRPr="00DD39B8">
        <w:rPr>
          <w:rFonts w:ascii="Century Gothic" w:hAnsi="Century Gothic" w:cs="Arial"/>
          <w:b/>
          <w:bCs/>
          <w:sz w:val="22"/>
          <w:szCs w:val="22"/>
          <w:highlight w:val="yellow"/>
          <w:shd w:val="clear" w:color="auto" w:fill="FFFFFF"/>
        </w:rPr>
        <w:t>*****************</w:t>
      </w:r>
      <w:r w:rsidR="00AD541A" w:rsidRPr="00DD39B8">
        <w:rPr>
          <w:rFonts w:ascii="Century Gothic" w:hAnsi="Century Gothic" w:cs="Arial"/>
          <w:sz w:val="22"/>
          <w:szCs w:val="22"/>
          <w:shd w:val="clear" w:color="auto" w:fill="FFFFFF"/>
        </w:rPr>
        <w:t xml:space="preserve"> </w:t>
      </w:r>
      <w:r w:rsidR="00192BC1" w:rsidRPr="00DD39B8">
        <w:rPr>
          <w:rFonts w:ascii="Century Gothic" w:hAnsi="Century Gothic" w:cs="Arial"/>
          <w:sz w:val="22"/>
          <w:szCs w:val="22"/>
          <w:shd w:val="clear" w:color="auto" w:fill="FFFFFF"/>
        </w:rPr>
        <w:t xml:space="preserve">POR SU PROPIO DERECHO A </w:t>
      </w:r>
      <w:r w:rsidRPr="00DD39B8">
        <w:rPr>
          <w:rFonts w:ascii="Century Gothic" w:hAnsi="Century Gothic" w:cs="Arial"/>
          <w:sz w:val="22"/>
          <w:szCs w:val="22"/>
        </w:rPr>
        <w:t xml:space="preserve">QUIEN </w:t>
      </w:r>
      <w:r w:rsidR="007B75DC" w:rsidRPr="00DD39B8">
        <w:rPr>
          <w:rFonts w:ascii="Century Gothic" w:hAnsi="Century Gothic" w:cs="Arial"/>
          <w:sz w:val="22"/>
          <w:szCs w:val="22"/>
        </w:rPr>
        <w:t xml:space="preserve">SE LE DENOMINARÁ </w:t>
      </w:r>
      <w:r w:rsidR="009E32AC" w:rsidRPr="00DD39B8">
        <w:rPr>
          <w:rFonts w:ascii="Century Gothic" w:hAnsi="Century Gothic" w:cs="Arial"/>
          <w:b/>
          <w:bCs/>
          <w:sz w:val="22"/>
          <w:szCs w:val="22"/>
        </w:rPr>
        <w:t>“</w:t>
      </w:r>
      <w:r w:rsidR="000E54B5" w:rsidRPr="00DD39B8">
        <w:rPr>
          <w:rFonts w:ascii="Century Gothic" w:hAnsi="Century Gothic" w:cs="Arial"/>
          <w:b/>
          <w:bCs/>
          <w:sz w:val="22"/>
          <w:szCs w:val="22"/>
        </w:rPr>
        <w:t>EL</w:t>
      </w:r>
      <w:r w:rsidR="009E32AC" w:rsidRPr="00DD39B8">
        <w:rPr>
          <w:rFonts w:ascii="Century Gothic" w:hAnsi="Century Gothic" w:cs="Arial"/>
          <w:b/>
          <w:bCs/>
          <w:sz w:val="22"/>
          <w:szCs w:val="22"/>
        </w:rPr>
        <w:t xml:space="preserve"> TRABAJADOR”</w:t>
      </w:r>
      <w:r w:rsidRPr="00DD39B8">
        <w:rPr>
          <w:rFonts w:ascii="Century Gothic" w:hAnsi="Century Gothic" w:cs="Arial"/>
          <w:sz w:val="22"/>
          <w:szCs w:val="22"/>
        </w:rPr>
        <w:t xml:space="preserve">, </w:t>
      </w:r>
      <w:r w:rsidR="007B75DC" w:rsidRPr="00DD39B8">
        <w:rPr>
          <w:rFonts w:ascii="Century Gothic" w:hAnsi="Century Gothic" w:cs="Arial"/>
          <w:sz w:val="22"/>
          <w:szCs w:val="22"/>
        </w:rPr>
        <w:t xml:space="preserve">LAS </w:t>
      </w:r>
      <w:r w:rsidRPr="00DD39B8">
        <w:rPr>
          <w:rFonts w:ascii="Century Gothic" w:hAnsi="Century Gothic" w:cs="Arial"/>
          <w:sz w:val="22"/>
          <w:szCs w:val="22"/>
        </w:rPr>
        <w:t>PARTES ESTÁN DE ACUERDO EN CELEBRAR EL SIGUIENTE CONTRATO</w:t>
      </w:r>
      <w:r w:rsidR="00085B9F" w:rsidRPr="00DD39B8">
        <w:rPr>
          <w:rFonts w:ascii="Century Gothic" w:hAnsi="Century Gothic" w:cs="Arial"/>
          <w:sz w:val="22"/>
          <w:szCs w:val="22"/>
        </w:rPr>
        <w:t xml:space="preserve"> AL TENOR DE LAS SIGUIENTES:</w:t>
      </w:r>
      <w:r w:rsidRPr="00DD39B8">
        <w:rPr>
          <w:rFonts w:ascii="Century Gothic" w:hAnsi="Century Gothic" w:cs="Arial"/>
          <w:sz w:val="22"/>
          <w:szCs w:val="22"/>
        </w:rPr>
        <w:t xml:space="preserve"> </w:t>
      </w:r>
    </w:p>
    <w:p w14:paraId="56CF8CBB" w14:textId="77777777" w:rsidR="00BF268F" w:rsidRPr="00DF2F0B" w:rsidRDefault="00BF268F" w:rsidP="00586123">
      <w:pPr>
        <w:jc w:val="both"/>
        <w:rPr>
          <w:rFonts w:ascii="Century Gothic" w:hAnsi="Century Gothic" w:cs="Arial"/>
          <w:sz w:val="22"/>
          <w:szCs w:val="22"/>
        </w:rPr>
      </w:pPr>
    </w:p>
    <w:p w14:paraId="6357169D" w14:textId="5738B29E" w:rsidR="00BF268F" w:rsidRPr="00DF2F0B" w:rsidRDefault="00BF268F" w:rsidP="00586123">
      <w:pPr>
        <w:jc w:val="center"/>
        <w:rPr>
          <w:rFonts w:ascii="Century Gothic" w:hAnsi="Century Gothic" w:cs="Arial"/>
          <w:b/>
          <w:bCs/>
          <w:sz w:val="22"/>
          <w:szCs w:val="22"/>
        </w:rPr>
      </w:pPr>
      <w:r w:rsidRPr="00DF2F0B">
        <w:rPr>
          <w:rFonts w:ascii="Century Gothic" w:hAnsi="Century Gothic" w:cs="Arial"/>
          <w:b/>
          <w:bCs/>
          <w:sz w:val="22"/>
          <w:szCs w:val="22"/>
        </w:rPr>
        <w:t xml:space="preserve">DECLARACIONES </w:t>
      </w:r>
    </w:p>
    <w:p w14:paraId="13F92133" w14:textId="77777777" w:rsidR="00344436" w:rsidRPr="00DF2F0B" w:rsidRDefault="00344436" w:rsidP="00586123">
      <w:pPr>
        <w:jc w:val="center"/>
        <w:rPr>
          <w:rFonts w:ascii="Century Gothic" w:hAnsi="Century Gothic" w:cs="Arial"/>
          <w:b/>
          <w:bCs/>
          <w:sz w:val="22"/>
          <w:szCs w:val="22"/>
        </w:rPr>
      </w:pPr>
    </w:p>
    <w:p w14:paraId="6DCBEAB7" w14:textId="172BEC34" w:rsidR="00800568" w:rsidRPr="00DF2F0B" w:rsidRDefault="00BF268F" w:rsidP="00586123">
      <w:pPr>
        <w:jc w:val="both"/>
        <w:rPr>
          <w:rFonts w:ascii="Century Gothic" w:hAnsi="Century Gothic" w:cs="Arial"/>
          <w:sz w:val="22"/>
          <w:szCs w:val="22"/>
        </w:rPr>
      </w:pPr>
      <w:r w:rsidRPr="00DF2F0B">
        <w:rPr>
          <w:rFonts w:ascii="Century Gothic" w:hAnsi="Century Gothic" w:cs="Arial"/>
          <w:b/>
          <w:bCs/>
          <w:sz w:val="22"/>
          <w:szCs w:val="22"/>
        </w:rPr>
        <w:t>1.-</w:t>
      </w:r>
      <w:r w:rsidRPr="00DF2F0B">
        <w:rPr>
          <w:rFonts w:ascii="Century Gothic" w:hAnsi="Century Gothic" w:cs="Arial"/>
          <w:sz w:val="22"/>
          <w:szCs w:val="22"/>
        </w:rPr>
        <w:t xml:space="preserve"> </w:t>
      </w:r>
      <w:r w:rsidR="00C3760D" w:rsidRPr="00DF2F0B">
        <w:rPr>
          <w:rFonts w:ascii="Century Gothic" w:hAnsi="Century Gothic" w:cs="Arial"/>
          <w:b/>
          <w:bCs/>
          <w:sz w:val="22"/>
          <w:szCs w:val="22"/>
        </w:rPr>
        <w:t>“EL PATRÓN”</w:t>
      </w:r>
      <w:r w:rsidRPr="00DF2F0B">
        <w:rPr>
          <w:rFonts w:ascii="Century Gothic" w:hAnsi="Century Gothic" w:cs="Arial"/>
          <w:sz w:val="22"/>
          <w:szCs w:val="22"/>
        </w:rPr>
        <w:t xml:space="preserve"> declara ser una persona moral y quien es propietaria de la</w:t>
      </w:r>
      <w:r w:rsidR="00800568" w:rsidRPr="00DF2F0B">
        <w:rPr>
          <w:rFonts w:ascii="Century Gothic" w:hAnsi="Century Gothic" w:cs="Arial"/>
          <w:sz w:val="22"/>
          <w:szCs w:val="22"/>
        </w:rPr>
        <w:t xml:space="preserve"> fuente de trabajo que tiene como domicilio el ubicado en </w:t>
      </w:r>
      <w:r w:rsidR="002946A6" w:rsidRPr="00DF2F0B">
        <w:rPr>
          <w:rFonts w:ascii="Century Gothic" w:hAnsi="Century Gothic" w:cs="Arial"/>
          <w:sz w:val="22"/>
          <w:szCs w:val="22"/>
        </w:rPr>
        <w:t>Boulevard Manuel Avila Camacho Numero 66, Piso 4, Interior 502, Colonia Lomas de Chapultepec V Sección, Alcaldía Miguel Hidalgo, Código Postal 11000, Ciudad de México</w:t>
      </w:r>
      <w:r w:rsidR="007E03E2" w:rsidRPr="00DF2F0B">
        <w:rPr>
          <w:rFonts w:ascii="Century Gothic" w:hAnsi="Century Gothic" w:cs="Arial"/>
          <w:sz w:val="22"/>
          <w:szCs w:val="22"/>
        </w:rPr>
        <w:t>.</w:t>
      </w:r>
    </w:p>
    <w:p w14:paraId="2117E063" w14:textId="77777777" w:rsidR="00F324B9" w:rsidRDefault="00F324B9" w:rsidP="00586123">
      <w:pPr>
        <w:jc w:val="both"/>
        <w:rPr>
          <w:rFonts w:ascii="Century Gothic" w:hAnsi="Century Gothic" w:cs="Arial"/>
          <w:sz w:val="22"/>
          <w:szCs w:val="22"/>
        </w:rPr>
      </w:pPr>
    </w:p>
    <w:p w14:paraId="3E0A4462" w14:textId="72524564" w:rsidR="00EE2A5F" w:rsidRPr="00590EC1" w:rsidRDefault="009C0D70" w:rsidP="00EE2A5F">
      <w:pPr>
        <w:jc w:val="both"/>
        <w:rPr>
          <w:rFonts w:ascii="Century Gothic" w:hAnsi="Century Gothic" w:cs="Arial"/>
          <w:sz w:val="22"/>
          <w:szCs w:val="22"/>
        </w:rPr>
      </w:pPr>
      <w:r w:rsidRPr="00590EC1">
        <w:rPr>
          <w:rFonts w:ascii="Century Gothic" w:hAnsi="Century Gothic" w:cs="Arial"/>
          <w:b/>
          <w:bCs/>
          <w:sz w:val="22"/>
          <w:szCs w:val="22"/>
        </w:rPr>
        <w:t>“EL PATRÓN”</w:t>
      </w:r>
      <w:r w:rsidRPr="00590EC1">
        <w:rPr>
          <w:rFonts w:ascii="Century Gothic" w:hAnsi="Century Gothic" w:cs="Arial"/>
          <w:sz w:val="22"/>
          <w:szCs w:val="22"/>
        </w:rPr>
        <w:t xml:space="preserve"> c</w:t>
      </w:r>
      <w:r w:rsidR="00A467C2" w:rsidRPr="00590EC1">
        <w:rPr>
          <w:rFonts w:ascii="Century Gothic" w:hAnsi="Century Gothic" w:cs="Arial"/>
          <w:sz w:val="22"/>
          <w:szCs w:val="22"/>
        </w:rPr>
        <w:t>on f</w:t>
      </w:r>
      <w:r w:rsidR="00925D46" w:rsidRPr="00590EC1">
        <w:rPr>
          <w:rFonts w:ascii="Century Gothic" w:hAnsi="Century Gothic" w:cs="Arial"/>
          <w:sz w:val="22"/>
          <w:szCs w:val="22"/>
        </w:rPr>
        <w:t>echa 20 de febrero de 2025,</w:t>
      </w:r>
      <w:r w:rsidR="00EE2A5F" w:rsidRPr="00590EC1">
        <w:rPr>
          <w:rFonts w:ascii="Century Gothic" w:hAnsi="Century Gothic" w:cs="Arial"/>
          <w:sz w:val="22"/>
          <w:szCs w:val="22"/>
        </w:rPr>
        <w:t xml:space="preserve"> modificó el objeto y estatutos</w:t>
      </w:r>
      <w:r w:rsidRPr="00590EC1">
        <w:rPr>
          <w:rFonts w:ascii="Century Gothic" w:hAnsi="Century Gothic" w:cs="Arial"/>
          <w:sz w:val="22"/>
          <w:szCs w:val="22"/>
        </w:rPr>
        <w:t xml:space="preserve"> sociales</w:t>
      </w:r>
      <w:r w:rsidR="00EE2A5F" w:rsidRPr="00590EC1">
        <w:rPr>
          <w:rFonts w:ascii="Century Gothic" w:hAnsi="Century Gothic" w:cs="Arial"/>
          <w:sz w:val="22"/>
          <w:szCs w:val="22"/>
        </w:rPr>
        <w:t xml:space="preserve"> de la empresa para ser una Sociedad Anónima Promotora de Inversión de Capital Variable, </w:t>
      </w:r>
      <w:r w:rsidR="00925D46" w:rsidRPr="00590EC1">
        <w:rPr>
          <w:rFonts w:ascii="Century Gothic" w:hAnsi="Century Gothic" w:cs="Arial"/>
          <w:sz w:val="22"/>
          <w:szCs w:val="22"/>
        </w:rPr>
        <w:t xml:space="preserve">la cual cumplió con </w:t>
      </w:r>
      <w:r w:rsidR="00273B3B" w:rsidRPr="00590EC1">
        <w:rPr>
          <w:rFonts w:ascii="Century Gothic" w:hAnsi="Century Gothic" w:cs="Arial"/>
          <w:sz w:val="22"/>
          <w:szCs w:val="22"/>
        </w:rPr>
        <w:t>los requisitos que establece la ley de la materia</w:t>
      </w:r>
      <w:r w:rsidR="00EE2A5F" w:rsidRPr="00590EC1">
        <w:rPr>
          <w:rFonts w:ascii="Century Gothic" w:hAnsi="Century Gothic" w:cs="Arial"/>
          <w:sz w:val="22"/>
          <w:szCs w:val="22"/>
        </w:rPr>
        <w:t>.</w:t>
      </w:r>
    </w:p>
    <w:p w14:paraId="0BAFA155" w14:textId="2AEE4349" w:rsidR="003F1959" w:rsidRPr="00590EC1" w:rsidRDefault="003F1959" w:rsidP="00586123">
      <w:pPr>
        <w:jc w:val="both"/>
        <w:rPr>
          <w:rFonts w:ascii="Century Gothic" w:hAnsi="Century Gothic" w:cs="Arial"/>
          <w:sz w:val="22"/>
          <w:szCs w:val="22"/>
        </w:rPr>
      </w:pPr>
    </w:p>
    <w:p w14:paraId="4A5EFA03" w14:textId="288B3365" w:rsidR="00F324B9" w:rsidRPr="00DF2F0B" w:rsidRDefault="00C3760D" w:rsidP="00586123">
      <w:pPr>
        <w:jc w:val="both"/>
        <w:rPr>
          <w:rFonts w:ascii="Century Gothic" w:hAnsi="Century Gothic" w:cs="Arial"/>
          <w:sz w:val="22"/>
          <w:szCs w:val="22"/>
        </w:rPr>
      </w:pPr>
      <w:r w:rsidRPr="00590EC1">
        <w:rPr>
          <w:rFonts w:ascii="Century Gothic" w:hAnsi="Century Gothic" w:cs="Arial"/>
          <w:b/>
          <w:bCs/>
          <w:sz w:val="22"/>
          <w:szCs w:val="22"/>
        </w:rPr>
        <w:t>“EL PATRÓN”</w:t>
      </w:r>
      <w:r w:rsidR="00F324B9" w:rsidRPr="00590EC1">
        <w:rPr>
          <w:rFonts w:ascii="Century Gothic" w:hAnsi="Century Gothic" w:cs="Arial"/>
          <w:sz w:val="22"/>
          <w:szCs w:val="22"/>
        </w:rPr>
        <w:t xml:space="preserve"> está en aptitud legal para celebrar el contrato en los términos </w:t>
      </w:r>
      <w:r w:rsidR="00F324B9" w:rsidRPr="00DF2F0B">
        <w:rPr>
          <w:rFonts w:ascii="Century Gothic" w:hAnsi="Century Gothic" w:cs="Arial"/>
          <w:sz w:val="22"/>
          <w:szCs w:val="22"/>
        </w:rPr>
        <w:t xml:space="preserve">de las disposiciones </w:t>
      </w:r>
      <w:r w:rsidR="00F1018C" w:rsidRPr="00DF2F0B">
        <w:rPr>
          <w:rFonts w:ascii="Century Gothic" w:hAnsi="Century Gothic" w:cs="Arial"/>
          <w:sz w:val="22"/>
          <w:szCs w:val="22"/>
        </w:rPr>
        <w:t>jurídicas aplicables.</w:t>
      </w:r>
    </w:p>
    <w:p w14:paraId="16D780C3" w14:textId="77777777" w:rsidR="00AB1365" w:rsidRPr="00DF2F0B" w:rsidRDefault="00AB1365" w:rsidP="00586123">
      <w:pPr>
        <w:jc w:val="both"/>
        <w:rPr>
          <w:rFonts w:ascii="Century Gothic" w:hAnsi="Century Gothic" w:cs="Arial"/>
          <w:sz w:val="22"/>
          <w:szCs w:val="22"/>
        </w:rPr>
      </w:pPr>
    </w:p>
    <w:p w14:paraId="3CEF3B80" w14:textId="26791D72" w:rsidR="00AB1365" w:rsidRPr="00DF2F0B" w:rsidRDefault="00AB1365" w:rsidP="00586123">
      <w:pPr>
        <w:jc w:val="both"/>
        <w:rPr>
          <w:rFonts w:ascii="Century Gothic" w:hAnsi="Century Gothic" w:cs="Arial"/>
          <w:sz w:val="22"/>
          <w:szCs w:val="22"/>
        </w:rPr>
      </w:pPr>
      <w:r w:rsidRPr="00DF2F0B">
        <w:rPr>
          <w:rFonts w:ascii="Century Gothic" w:hAnsi="Century Gothic" w:cs="Arial"/>
          <w:sz w:val="22"/>
          <w:szCs w:val="22"/>
        </w:rPr>
        <w:t xml:space="preserve">Requiere contratar los servicios de </w:t>
      </w:r>
      <w:r w:rsidRPr="00DF2F0B">
        <w:rPr>
          <w:rFonts w:ascii="Century Gothic" w:hAnsi="Century Gothic" w:cs="Arial"/>
          <w:b/>
          <w:bCs/>
          <w:sz w:val="22"/>
          <w:szCs w:val="22"/>
        </w:rPr>
        <w:t>“</w:t>
      </w:r>
      <w:r w:rsidR="00E70B24" w:rsidRPr="00DF2F0B">
        <w:rPr>
          <w:rFonts w:ascii="Century Gothic" w:hAnsi="Century Gothic" w:cs="Arial"/>
          <w:b/>
          <w:bCs/>
          <w:sz w:val="22"/>
          <w:szCs w:val="22"/>
        </w:rPr>
        <w:t>EL TRABAJADOR</w:t>
      </w:r>
      <w:r w:rsidRPr="00DF2F0B">
        <w:rPr>
          <w:rFonts w:ascii="Century Gothic" w:hAnsi="Century Gothic" w:cs="Arial"/>
          <w:b/>
          <w:bCs/>
          <w:sz w:val="22"/>
          <w:szCs w:val="22"/>
        </w:rPr>
        <w:t>”</w:t>
      </w:r>
      <w:r w:rsidR="00C3760D" w:rsidRPr="00DF2F0B">
        <w:rPr>
          <w:rFonts w:ascii="Century Gothic" w:hAnsi="Century Gothic" w:cs="Arial"/>
          <w:sz w:val="22"/>
          <w:szCs w:val="22"/>
        </w:rPr>
        <w:t xml:space="preserve"> </w:t>
      </w:r>
      <w:r w:rsidR="00E13B68" w:rsidRPr="00DF2F0B">
        <w:rPr>
          <w:rFonts w:ascii="Century Gothic" w:hAnsi="Century Gothic" w:cs="Arial"/>
          <w:sz w:val="22"/>
          <w:szCs w:val="22"/>
        </w:rPr>
        <w:t xml:space="preserve">en los términos y condiciones que se precisan en este </w:t>
      </w:r>
      <w:r w:rsidR="001B59E1" w:rsidRPr="00DF2F0B">
        <w:rPr>
          <w:rFonts w:ascii="Century Gothic" w:hAnsi="Century Gothic" w:cs="Arial"/>
          <w:sz w:val="22"/>
          <w:szCs w:val="22"/>
        </w:rPr>
        <w:t>instrumento</w:t>
      </w:r>
      <w:r w:rsidR="00E13B68" w:rsidRPr="00DF2F0B">
        <w:rPr>
          <w:rFonts w:ascii="Century Gothic" w:hAnsi="Century Gothic" w:cs="Arial"/>
          <w:sz w:val="22"/>
          <w:szCs w:val="22"/>
        </w:rPr>
        <w:t>.</w:t>
      </w:r>
    </w:p>
    <w:p w14:paraId="42F86EC2" w14:textId="77777777" w:rsidR="00800568" w:rsidRPr="00DF2F0B" w:rsidRDefault="00800568" w:rsidP="00586123">
      <w:pPr>
        <w:jc w:val="both"/>
        <w:rPr>
          <w:rFonts w:ascii="Century Gothic" w:hAnsi="Century Gothic" w:cs="Arial"/>
          <w:sz w:val="22"/>
          <w:szCs w:val="22"/>
        </w:rPr>
      </w:pPr>
    </w:p>
    <w:p w14:paraId="4FBDE11E" w14:textId="356EC924"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Fuente de trabajo que comercialmente se le denomina </w:t>
      </w:r>
      <w:r w:rsidR="00A41F7E" w:rsidRPr="00663BEC">
        <w:rPr>
          <w:rFonts w:ascii="Century Gothic" w:hAnsi="Century Gothic" w:cs="Arial"/>
          <w:b/>
          <w:bCs/>
          <w:sz w:val="22"/>
          <w:szCs w:val="22"/>
        </w:rPr>
        <w:t>MAXIKASH</w:t>
      </w:r>
      <w:r w:rsidR="00663BEC">
        <w:rPr>
          <w:rFonts w:ascii="Century Gothic" w:hAnsi="Century Gothic" w:cs="Arial"/>
          <w:b/>
          <w:bCs/>
          <w:sz w:val="22"/>
          <w:szCs w:val="22"/>
        </w:rPr>
        <w:t>,</w:t>
      </w:r>
      <w:r w:rsidR="00A41F7E" w:rsidRPr="00DF2F0B">
        <w:rPr>
          <w:rFonts w:ascii="Century Gothic" w:hAnsi="Century Gothic" w:cs="Arial"/>
          <w:sz w:val="22"/>
          <w:szCs w:val="22"/>
        </w:rPr>
        <w:t xml:space="preserve"> </w:t>
      </w:r>
      <w:r w:rsidRPr="00DF2F0B">
        <w:rPr>
          <w:rFonts w:ascii="Century Gothic" w:hAnsi="Century Gothic" w:cs="Arial"/>
          <w:sz w:val="22"/>
          <w:szCs w:val="22"/>
        </w:rPr>
        <w:t xml:space="preserve">tiene como actividad laboral </w:t>
      </w:r>
      <w:r w:rsidR="0025043D" w:rsidRPr="00DF2F0B">
        <w:rPr>
          <w:rFonts w:ascii="Century Gothic" w:hAnsi="Century Gothic" w:cs="Arial"/>
          <w:sz w:val="22"/>
          <w:szCs w:val="22"/>
        </w:rPr>
        <w:t>preponderante</w:t>
      </w:r>
      <w:r w:rsidR="00611B5F" w:rsidRPr="00DF2F0B">
        <w:rPr>
          <w:rFonts w:ascii="Century Gothic" w:hAnsi="Century Gothic" w:cs="Arial"/>
          <w:sz w:val="22"/>
          <w:szCs w:val="22"/>
        </w:rPr>
        <w:t xml:space="preserve"> el otorgamiento y cobranza de todo tipo de préstamos y créditos a personas físicas o morales</w:t>
      </w:r>
      <w:r w:rsidR="003510D1" w:rsidRPr="00DF2F0B">
        <w:rPr>
          <w:rFonts w:ascii="Century Gothic" w:hAnsi="Century Gothic" w:cs="Arial"/>
          <w:sz w:val="22"/>
          <w:szCs w:val="22"/>
        </w:rPr>
        <w:t>.</w:t>
      </w:r>
    </w:p>
    <w:p w14:paraId="4272112B" w14:textId="77777777" w:rsidR="00800568" w:rsidRPr="00DF2F0B" w:rsidRDefault="00800568" w:rsidP="00586123">
      <w:pPr>
        <w:jc w:val="both"/>
        <w:rPr>
          <w:rFonts w:ascii="Century Gothic" w:hAnsi="Century Gothic" w:cs="Arial"/>
          <w:sz w:val="22"/>
          <w:szCs w:val="22"/>
        </w:rPr>
      </w:pPr>
    </w:p>
    <w:p w14:paraId="64004090" w14:textId="6B1802E6" w:rsidR="00A41F7E"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2.-</w:t>
      </w:r>
      <w:r w:rsidRPr="00DF2F0B">
        <w:rPr>
          <w:rFonts w:ascii="Century Gothic" w:hAnsi="Century Gothic" w:cs="Arial"/>
          <w:sz w:val="22"/>
          <w:szCs w:val="22"/>
        </w:rPr>
        <w:t xml:space="preserve"> </w:t>
      </w:r>
      <w:r w:rsidR="00421E48" w:rsidRPr="00DF2F0B">
        <w:rPr>
          <w:rFonts w:ascii="Century Gothic" w:hAnsi="Century Gothic" w:cs="Arial"/>
          <w:sz w:val="22"/>
          <w:szCs w:val="22"/>
        </w:rPr>
        <w:t>El</w:t>
      </w:r>
      <w:r w:rsidRPr="00DF2F0B">
        <w:rPr>
          <w:rFonts w:ascii="Century Gothic" w:hAnsi="Century Gothic" w:cs="Arial"/>
          <w:sz w:val="22"/>
          <w:szCs w:val="22"/>
        </w:rPr>
        <w:t xml:space="preserve"> trabajador declara</w:t>
      </w:r>
      <w:r w:rsidR="00A41F7E" w:rsidRPr="00DF2F0B">
        <w:rPr>
          <w:rFonts w:ascii="Century Gothic" w:hAnsi="Century Gothic" w:cs="Arial"/>
          <w:sz w:val="22"/>
          <w:szCs w:val="22"/>
        </w:rPr>
        <w:t>:</w:t>
      </w:r>
    </w:p>
    <w:tbl>
      <w:tblPr>
        <w:tblStyle w:val="TableNormal1"/>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7"/>
        <w:gridCol w:w="4706"/>
      </w:tblGrid>
      <w:tr w:rsidR="00DF2F0B" w:rsidRPr="00DF2F0B" w14:paraId="0E0C3C00" w14:textId="77777777" w:rsidTr="00CC4636">
        <w:trPr>
          <w:trHeight w:val="287"/>
        </w:trPr>
        <w:tc>
          <w:tcPr>
            <w:tcW w:w="3657" w:type="dxa"/>
            <w:shd w:val="clear" w:color="auto" w:fill="FFFFFF" w:themeFill="background1"/>
          </w:tcPr>
          <w:p w14:paraId="6CD9B4FE"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w w:val="80"/>
              </w:rPr>
              <w:t>SER</w:t>
            </w:r>
            <w:r w:rsidRPr="00DF2F0B">
              <w:rPr>
                <w:rFonts w:ascii="Century Gothic" w:hAnsi="Century Gothic" w:cs="Arial"/>
                <w:spacing w:val="-5"/>
              </w:rPr>
              <w:t xml:space="preserve"> </w:t>
            </w:r>
            <w:r w:rsidRPr="00DF2F0B">
              <w:rPr>
                <w:rFonts w:ascii="Century Gothic" w:hAnsi="Century Gothic" w:cs="Arial"/>
                <w:w w:val="80"/>
              </w:rPr>
              <w:t>DE</w:t>
            </w:r>
            <w:r w:rsidRPr="00DF2F0B">
              <w:rPr>
                <w:rFonts w:ascii="Century Gothic" w:hAnsi="Century Gothic" w:cs="Arial"/>
                <w:spacing w:val="-7"/>
              </w:rPr>
              <w:t xml:space="preserve"> </w:t>
            </w:r>
            <w:r w:rsidRPr="00DF2F0B">
              <w:rPr>
                <w:rFonts w:ascii="Century Gothic" w:hAnsi="Century Gothic" w:cs="Arial"/>
                <w:spacing w:val="-2"/>
                <w:w w:val="80"/>
              </w:rPr>
              <w:t>NACIONALIDAD</w:t>
            </w:r>
          </w:p>
        </w:tc>
        <w:tc>
          <w:tcPr>
            <w:tcW w:w="4706" w:type="dxa"/>
            <w:shd w:val="clear" w:color="auto" w:fill="FFFFFF" w:themeFill="background1"/>
          </w:tcPr>
          <w:p w14:paraId="770175AC" w14:textId="528C4E41" w:rsidR="00A41F7E" w:rsidRPr="00DF2F0B" w:rsidRDefault="00104EE4" w:rsidP="00586123">
            <w:pPr>
              <w:pStyle w:val="TableParagraph"/>
              <w:spacing w:before="0" w:line="240" w:lineRule="auto"/>
              <w:rPr>
                <w:rFonts w:ascii="Century Gothic" w:hAnsi="Century Gothic" w:cs="Arial"/>
              </w:rPr>
            </w:pPr>
            <w:r w:rsidRPr="00DF2F0B">
              <w:rPr>
                <w:rFonts w:ascii="Century Gothic" w:hAnsi="Century Gothic" w:cs="Arial"/>
              </w:rPr>
              <w:t>MEXICANA</w:t>
            </w:r>
          </w:p>
        </w:tc>
      </w:tr>
      <w:tr w:rsidR="00DF2F0B" w:rsidRPr="00DF2F0B" w14:paraId="7641AC4B" w14:textId="77777777" w:rsidTr="00CC4636">
        <w:trPr>
          <w:trHeight w:val="287"/>
        </w:trPr>
        <w:tc>
          <w:tcPr>
            <w:tcW w:w="3657" w:type="dxa"/>
            <w:shd w:val="clear" w:color="auto" w:fill="FFFFFF" w:themeFill="background1"/>
          </w:tcPr>
          <w:p w14:paraId="066690DD"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spacing w:val="-4"/>
                <w:w w:val="95"/>
              </w:rPr>
              <w:t>SEXO</w:t>
            </w:r>
          </w:p>
        </w:tc>
        <w:tc>
          <w:tcPr>
            <w:tcW w:w="4706" w:type="dxa"/>
            <w:shd w:val="clear" w:color="auto" w:fill="FFFFFF" w:themeFill="background1"/>
          </w:tcPr>
          <w:p w14:paraId="27D01EFE" w14:textId="4D34EFD4" w:rsidR="00A41F7E" w:rsidRPr="00DF2F0B" w:rsidRDefault="005F275D" w:rsidP="00586123">
            <w:pPr>
              <w:pStyle w:val="TableParagraph"/>
              <w:spacing w:before="0" w:line="240" w:lineRule="auto"/>
              <w:rPr>
                <w:rFonts w:ascii="Century Gothic" w:hAnsi="Century Gothic" w:cs="Arial"/>
              </w:rPr>
            </w:pPr>
            <w:r w:rsidRPr="00DF2F0B">
              <w:rPr>
                <w:rFonts w:ascii="Century Gothic" w:hAnsi="Century Gothic" w:cs="Arial"/>
              </w:rPr>
              <w:t>*****</w:t>
            </w:r>
          </w:p>
        </w:tc>
      </w:tr>
      <w:tr w:rsidR="00DF2F0B" w:rsidRPr="00DF2F0B" w14:paraId="0129B868" w14:textId="77777777" w:rsidTr="00CC4636">
        <w:trPr>
          <w:trHeight w:val="287"/>
        </w:trPr>
        <w:tc>
          <w:tcPr>
            <w:tcW w:w="3657" w:type="dxa"/>
            <w:shd w:val="clear" w:color="auto" w:fill="FFFFFF" w:themeFill="background1"/>
          </w:tcPr>
          <w:p w14:paraId="5609CA1E" w14:textId="56A124B5" w:rsidR="00546394" w:rsidRPr="00DF2F0B" w:rsidRDefault="00546394" w:rsidP="00586123">
            <w:pPr>
              <w:pStyle w:val="TableParagraph"/>
              <w:spacing w:before="0" w:line="240" w:lineRule="auto"/>
              <w:ind w:left="69"/>
              <w:rPr>
                <w:rFonts w:ascii="Century Gothic" w:hAnsi="Century Gothic" w:cs="Arial"/>
                <w:spacing w:val="-4"/>
                <w:w w:val="95"/>
              </w:rPr>
            </w:pPr>
            <w:r w:rsidRPr="00DF2F0B">
              <w:rPr>
                <w:rFonts w:ascii="Century Gothic" w:hAnsi="Century Gothic" w:cs="Arial"/>
                <w:spacing w:val="-4"/>
                <w:w w:val="95"/>
              </w:rPr>
              <w:t>GENERO</w:t>
            </w:r>
          </w:p>
        </w:tc>
        <w:tc>
          <w:tcPr>
            <w:tcW w:w="4706" w:type="dxa"/>
            <w:shd w:val="clear" w:color="auto" w:fill="FFFFFF" w:themeFill="background1"/>
          </w:tcPr>
          <w:p w14:paraId="509BB98A" w14:textId="22D1BBFE" w:rsidR="00546394" w:rsidRPr="00DF2F0B" w:rsidRDefault="005F275D" w:rsidP="00586123">
            <w:pPr>
              <w:pStyle w:val="TableParagraph"/>
              <w:spacing w:before="0" w:line="240" w:lineRule="auto"/>
              <w:rPr>
                <w:rFonts w:ascii="Century Gothic" w:hAnsi="Century Gothic" w:cs="Arial"/>
              </w:rPr>
            </w:pPr>
            <w:r w:rsidRPr="00DF2F0B">
              <w:rPr>
                <w:rFonts w:ascii="Century Gothic" w:hAnsi="Century Gothic" w:cs="Arial"/>
              </w:rPr>
              <w:t>*****</w:t>
            </w:r>
          </w:p>
        </w:tc>
      </w:tr>
      <w:tr w:rsidR="00DF2F0B" w:rsidRPr="00DF2F0B" w14:paraId="4B76333E" w14:textId="77777777" w:rsidTr="00CC4636">
        <w:trPr>
          <w:trHeight w:val="287"/>
        </w:trPr>
        <w:tc>
          <w:tcPr>
            <w:tcW w:w="3657" w:type="dxa"/>
            <w:shd w:val="clear" w:color="auto" w:fill="FFFFFF" w:themeFill="background1"/>
          </w:tcPr>
          <w:p w14:paraId="507BB806"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spacing w:val="-4"/>
                <w:w w:val="90"/>
              </w:rPr>
              <w:t>EDAD</w:t>
            </w:r>
          </w:p>
        </w:tc>
        <w:tc>
          <w:tcPr>
            <w:tcW w:w="4706" w:type="dxa"/>
          </w:tcPr>
          <w:p w14:paraId="354FA4E8" w14:textId="3E62CEE1" w:rsidR="00A41F7E" w:rsidRPr="00DF2F0B" w:rsidRDefault="005F275D" w:rsidP="00586123">
            <w:pPr>
              <w:pStyle w:val="TableParagraph"/>
              <w:spacing w:before="0" w:line="240" w:lineRule="auto"/>
              <w:rPr>
                <w:rFonts w:ascii="Century Gothic" w:hAnsi="Century Gothic" w:cs="Arial"/>
              </w:rPr>
            </w:pPr>
            <w:r w:rsidRPr="00DF2F0B">
              <w:rPr>
                <w:rFonts w:ascii="Century Gothic" w:hAnsi="Century Gothic" w:cs="Arial"/>
              </w:rPr>
              <w:t>*****</w:t>
            </w:r>
          </w:p>
        </w:tc>
      </w:tr>
      <w:tr w:rsidR="00DF2F0B" w:rsidRPr="00DF2F0B" w14:paraId="1BAA2140" w14:textId="77777777" w:rsidTr="00CC4636">
        <w:trPr>
          <w:trHeight w:val="287"/>
        </w:trPr>
        <w:tc>
          <w:tcPr>
            <w:tcW w:w="3657" w:type="dxa"/>
            <w:shd w:val="clear" w:color="auto" w:fill="FFFFFF" w:themeFill="background1"/>
          </w:tcPr>
          <w:p w14:paraId="1098BEFF"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w w:val="80"/>
              </w:rPr>
              <w:t>ESTADO</w:t>
            </w:r>
            <w:r w:rsidRPr="00DF2F0B">
              <w:rPr>
                <w:rFonts w:ascii="Century Gothic" w:hAnsi="Century Gothic" w:cs="Arial"/>
                <w:spacing w:val="-4"/>
                <w:w w:val="90"/>
              </w:rPr>
              <w:t xml:space="preserve"> </w:t>
            </w:r>
            <w:r w:rsidRPr="00DF2F0B">
              <w:rPr>
                <w:rFonts w:ascii="Century Gothic" w:hAnsi="Century Gothic" w:cs="Arial"/>
                <w:spacing w:val="-2"/>
                <w:w w:val="90"/>
              </w:rPr>
              <w:t>CIVIL</w:t>
            </w:r>
          </w:p>
        </w:tc>
        <w:tc>
          <w:tcPr>
            <w:tcW w:w="4706" w:type="dxa"/>
          </w:tcPr>
          <w:p w14:paraId="4EE3FE93" w14:textId="7852E639" w:rsidR="00A41F7E" w:rsidRPr="00DF2F0B" w:rsidRDefault="005F275D" w:rsidP="00586123">
            <w:pPr>
              <w:pStyle w:val="TableParagraph"/>
              <w:spacing w:before="0" w:line="240" w:lineRule="auto"/>
              <w:rPr>
                <w:rFonts w:ascii="Century Gothic" w:hAnsi="Century Gothic" w:cs="Arial"/>
              </w:rPr>
            </w:pPr>
            <w:r w:rsidRPr="00DF2F0B">
              <w:rPr>
                <w:rFonts w:ascii="Century Gothic" w:hAnsi="Century Gothic" w:cs="Arial"/>
              </w:rPr>
              <w:t>*****</w:t>
            </w:r>
          </w:p>
        </w:tc>
      </w:tr>
      <w:tr w:rsidR="00DF2F0B" w:rsidRPr="00DF2F0B" w14:paraId="07695F98" w14:textId="77777777" w:rsidTr="00CC4636">
        <w:trPr>
          <w:trHeight w:val="290"/>
        </w:trPr>
        <w:tc>
          <w:tcPr>
            <w:tcW w:w="3657" w:type="dxa"/>
            <w:shd w:val="clear" w:color="auto" w:fill="FFFFFF" w:themeFill="background1"/>
          </w:tcPr>
          <w:p w14:paraId="68CA518A"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spacing w:val="-2"/>
                <w:w w:val="90"/>
              </w:rPr>
              <w:t>R.F.C.</w:t>
            </w:r>
          </w:p>
        </w:tc>
        <w:tc>
          <w:tcPr>
            <w:tcW w:w="4706" w:type="dxa"/>
          </w:tcPr>
          <w:p w14:paraId="34A70B4D" w14:textId="6D50EA71" w:rsidR="00A41F7E" w:rsidRPr="00DF2F0B" w:rsidRDefault="005F275D" w:rsidP="00586123">
            <w:pPr>
              <w:pStyle w:val="TableParagraph"/>
              <w:spacing w:before="0" w:line="240" w:lineRule="auto"/>
              <w:rPr>
                <w:rFonts w:ascii="Century Gothic" w:hAnsi="Century Gothic" w:cs="Arial"/>
                <w:highlight w:val="yellow"/>
              </w:rPr>
            </w:pPr>
            <w:r w:rsidRPr="00DF2F0B">
              <w:rPr>
                <w:rFonts w:ascii="Century Gothic" w:hAnsi="Century Gothic" w:cs="Arial"/>
              </w:rPr>
              <w:t>*****</w:t>
            </w:r>
          </w:p>
        </w:tc>
      </w:tr>
      <w:tr w:rsidR="00DF2F0B" w:rsidRPr="00DF2F0B" w14:paraId="740D30F1" w14:textId="77777777" w:rsidTr="00CC4636">
        <w:trPr>
          <w:trHeight w:val="287"/>
        </w:trPr>
        <w:tc>
          <w:tcPr>
            <w:tcW w:w="3657" w:type="dxa"/>
            <w:shd w:val="clear" w:color="auto" w:fill="FFFFFF" w:themeFill="background1"/>
          </w:tcPr>
          <w:p w14:paraId="7084FCCB"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spacing w:val="-4"/>
                <w:w w:val="95"/>
              </w:rPr>
              <w:t>CURP</w:t>
            </w:r>
          </w:p>
        </w:tc>
        <w:tc>
          <w:tcPr>
            <w:tcW w:w="4706" w:type="dxa"/>
          </w:tcPr>
          <w:p w14:paraId="38E2E8E3" w14:textId="73B1BA80" w:rsidR="00A41F7E" w:rsidRPr="00DF2F0B" w:rsidRDefault="005F275D" w:rsidP="00586123">
            <w:pPr>
              <w:pStyle w:val="TableParagraph"/>
              <w:spacing w:before="0" w:line="240" w:lineRule="auto"/>
              <w:rPr>
                <w:rFonts w:ascii="Century Gothic" w:hAnsi="Century Gothic" w:cs="Arial"/>
                <w:highlight w:val="yellow"/>
              </w:rPr>
            </w:pPr>
            <w:r w:rsidRPr="00DF2F0B">
              <w:rPr>
                <w:rFonts w:ascii="Century Gothic" w:hAnsi="Century Gothic" w:cs="Arial"/>
              </w:rPr>
              <w:t>*****</w:t>
            </w:r>
          </w:p>
        </w:tc>
      </w:tr>
      <w:tr w:rsidR="00DF2F0B" w:rsidRPr="00DF2F0B" w14:paraId="6EFA67EA" w14:textId="77777777" w:rsidTr="00CC4636">
        <w:trPr>
          <w:trHeight w:val="287"/>
        </w:trPr>
        <w:tc>
          <w:tcPr>
            <w:tcW w:w="3657" w:type="dxa"/>
            <w:shd w:val="clear" w:color="auto" w:fill="FFFFFF" w:themeFill="background1"/>
          </w:tcPr>
          <w:p w14:paraId="391B7DA5"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w w:val="80"/>
              </w:rPr>
              <w:t>NÚMERO</w:t>
            </w:r>
            <w:r w:rsidRPr="00DF2F0B">
              <w:rPr>
                <w:rFonts w:ascii="Century Gothic" w:hAnsi="Century Gothic" w:cs="Arial"/>
                <w:spacing w:val="1"/>
              </w:rPr>
              <w:t xml:space="preserve"> </w:t>
            </w:r>
            <w:r w:rsidRPr="00DF2F0B">
              <w:rPr>
                <w:rFonts w:ascii="Century Gothic" w:hAnsi="Century Gothic" w:cs="Arial"/>
                <w:w w:val="80"/>
              </w:rPr>
              <w:t>DE</w:t>
            </w:r>
            <w:r w:rsidRPr="00DF2F0B">
              <w:rPr>
                <w:rFonts w:ascii="Century Gothic" w:hAnsi="Century Gothic" w:cs="Arial"/>
                <w:spacing w:val="-1"/>
              </w:rPr>
              <w:t xml:space="preserve"> </w:t>
            </w:r>
            <w:r w:rsidRPr="00DF2F0B">
              <w:rPr>
                <w:rFonts w:ascii="Century Gothic" w:hAnsi="Century Gothic" w:cs="Arial"/>
                <w:w w:val="80"/>
              </w:rPr>
              <w:t>SEGURO</w:t>
            </w:r>
            <w:r w:rsidRPr="00DF2F0B">
              <w:rPr>
                <w:rFonts w:ascii="Century Gothic" w:hAnsi="Century Gothic" w:cs="Arial"/>
                <w:spacing w:val="-1"/>
              </w:rPr>
              <w:t xml:space="preserve"> </w:t>
            </w:r>
            <w:r w:rsidRPr="00DF2F0B">
              <w:rPr>
                <w:rFonts w:ascii="Century Gothic" w:hAnsi="Century Gothic" w:cs="Arial"/>
                <w:w w:val="80"/>
              </w:rPr>
              <w:t>SOCIAL</w:t>
            </w:r>
            <w:r w:rsidRPr="00DF2F0B">
              <w:rPr>
                <w:rFonts w:ascii="Century Gothic" w:hAnsi="Century Gothic" w:cs="Arial"/>
                <w:spacing w:val="3"/>
              </w:rPr>
              <w:t xml:space="preserve"> </w:t>
            </w:r>
            <w:r w:rsidRPr="00DF2F0B">
              <w:rPr>
                <w:rFonts w:ascii="Century Gothic" w:hAnsi="Century Gothic" w:cs="Arial"/>
                <w:spacing w:val="-4"/>
                <w:w w:val="80"/>
              </w:rPr>
              <w:t>IMSS</w:t>
            </w:r>
          </w:p>
        </w:tc>
        <w:tc>
          <w:tcPr>
            <w:tcW w:w="4706" w:type="dxa"/>
          </w:tcPr>
          <w:p w14:paraId="6EAFF296" w14:textId="640E25EC" w:rsidR="00A41F7E" w:rsidRPr="00DF2F0B" w:rsidRDefault="005F275D" w:rsidP="00586123">
            <w:pPr>
              <w:pStyle w:val="TableParagraph"/>
              <w:spacing w:before="0" w:line="240" w:lineRule="auto"/>
              <w:rPr>
                <w:rFonts w:ascii="Century Gothic" w:hAnsi="Century Gothic" w:cs="Arial"/>
                <w:highlight w:val="yellow"/>
              </w:rPr>
            </w:pPr>
            <w:r w:rsidRPr="00DF2F0B">
              <w:rPr>
                <w:rFonts w:ascii="Century Gothic" w:hAnsi="Century Gothic" w:cs="Arial"/>
              </w:rPr>
              <w:t>*****</w:t>
            </w:r>
          </w:p>
        </w:tc>
      </w:tr>
      <w:tr w:rsidR="00DF2F0B" w:rsidRPr="00DF2F0B" w14:paraId="04469BAC" w14:textId="77777777" w:rsidTr="00CC4636">
        <w:trPr>
          <w:trHeight w:val="287"/>
        </w:trPr>
        <w:tc>
          <w:tcPr>
            <w:tcW w:w="3657" w:type="dxa"/>
          </w:tcPr>
          <w:p w14:paraId="17716CC7"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w w:val="75"/>
              </w:rPr>
              <w:t>DOMICILIO</w:t>
            </w:r>
            <w:r w:rsidRPr="00DF2F0B">
              <w:rPr>
                <w:rFonts w:ascii="Century Gothic" w:hAnsi="Century Gothic" w:cs="Arial"/>
                <w:spacing w:val="20"/>
              </w:rPr>
              <w:t xml:space="preserve"> </w:t>
            </w:r>
            <w:r w:rsidRPr="00DF2F0B">
              <w:rPr>
                <w:rFonts w:ascii="Century Gothic" w:hAnsi="Century Gothic" w:cs="Arial"/>
                <w:spacing w:val="-2"/>
                <w:w w:val="90"/>
              </w:rPr>
              <w:t>PARTICULAR</w:t>
            </w:r>
          </w:p>
        </w:tc>
        <w:tc>
          <w:tcPr>
            <w:tcW w:w="4706" w:type="dxa"/>
          </w:tcPr>
          <w:p w14:paraId="7566D001" w14:textId="47556FB5" w:rsidR="00A41F7E" w:rsidRPr="00DF2F0B" w:rsidRDefault="005F275D" w:rsidP="00586123">
            <w:pPr>
              <w:pStyle w:val="TableParagraph"/>
              <w:spacing w:before="0" w:line="240" w:lineRule="auto"/>
              <w:jc w:val="both"/>
              <w:rPr>
                <w:rFonts w:ascii="Century Gothic" w:hAnsi="Century Gothic" w:cs="Arial"/>
                <w:shd w:val="clear" w:color="auto" w:fill="FFFFFF"/>
              </w:rPr>
            </w:pPr>
            <w:r w:rsidRPr="00DF2F0B">
              <w:rPr>
                <w:rFonts w:ascii="Century Gothic" w:hAnsi="Century Gothic" w:cs="Arial"/>
                <w:shd w:val="clear" w:color="auto" w:fill="FFFFFF"/>
              </w:rPr>
              <w:t>*******</w:t>
            </w:r>
          </w:p>
        </w:tc>
      </w:tr>
      <w:tr w:rsidR="00A41F7E" w:rsidRPr="00DF2F0B" w14:paraId="7895AC9B" w14:textId="77777777" w:rsidTr="00CC4636">
        <w:trPr>
          <w:trHeight w:val="287"/>
        </w:trPr>
        <w:tc>
          <w:tcPr>
            <w:tcW w:w="3657" w:type="dxa"/>
          </w:tcPr>
          <w:p w14:paraId="23CEB8C7"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w w:val="80"/>
              </w:rPr>
              <w:t>NÚMERO</w:t>
            </w:r>
            <w:r w:rsidRPr="00DF2F0B">
              <w:rPr>
                <w:rFonts w:ascii="Century Gothic" w:hAnsi="Century Gothic" w:cs="Arial"/>
                <w:spacing w:val="-2"/>
              </w:rPr>
              <w:t xml:space="preserve"> </w:t>
            </w:r>
            <w:r w:rsidRPr="00DF2F0B">
              <w:rPr>
                <w:rFonts w:ascii="Century Gothic" w:hAnsi="Century Gothic" w:cs="Arial"/>
                <w:w w:val="80"/>
              </w:rPr>
              <w:t>DE</w:t>
            </w:r>
            <w:r w:rsidRPr="00DF2F0B">
              <w:rPr>
                <w:rFonts w:ascii="Century Gothic" w:hAnsi="Century Gothic" w:cs="Arial"/>
                <w:spacing w:val="-4"/>
              </w:rPr>
              <w:t xml:space="preserve"> </w:t>
            </w:r>
            <w:r w:rsidRPr="00DF2F0B">
              <w:rPr>
                <w:rFonts w:ascii="Century Gothic" w:hAnsi="Century Gothic" w:cs="Arial"/>
                <w:w w:val="80"/>
              </w:rPr>
              <w:t>CONTACTOS</w:t>
            </w:r>
            <w:r w:rsidRPr="00DF2F0B">
              <w:rPr>
                <w:rFonts w:ascii="Century Gothic" w:hAnsi="Century Gothic" w:cs="Arial"/>
              </w:rPr>
              <w:t xml:space="preserve"> </w:t>
            </w:r>
            <w:r w:rsidRPr="00DF2F0B">
              <w:rPr>
                <w:rFonts w:ascii="Century Gothic" w:hAnsi="Century Gothic" w:cs="Arial"/>
                <w:w w:val="80"/>
              </w:rPr>
              <w:t>DE</w:t>
            </w:r>
            <w:r w:rsidRPr="00DF2F0B">
              <w:rPr>
                <w:rFonts w:ascii="Century Gothic" w:hAnsi="Century Gothic" w:cs="Arial"/>
                <w:spacing w:val="-2"/>
              </w:rPr>
              <w:t xml:space="preserve"> </w:t>
            </w:r>
            <w:r w:rsidRPr="00DF2F0B">
              <w:rPr>
                <w:rFonts w:ascii="Century Gothic" w:hAnsi="Century Gothic" w:cs="Arial"/>
                <w:spacing w:val="-2"/>
                <w:w w:val="80"/>
              </w:rPr>
              <w:t>EMERGENCIA</w:t>
            </w:r>
          </w:p>
        </w:tc>
        <w:tc>
          <w:tcPr>
            <w:tcW w:w="4706" w:type="dxa"/>
          </w:tcPr>
          <w:p w14:paraId="4FAE9BA3" w14:textId="6683ED19" w:rsidR="00A651D7" w:rsidRPr="00DF2F0B" w:rsidRDefault="005F275D" w:rsidP="00586123">
            <w:pPr>
              <w:pStyle w:val="TableParagraph"/>
              <w:spacing w:before="0" w:line="240" w:lineRule="auto"/>
              <w:rPr>
                <w:rFonts w:ascii="Century Gothic" w:hAnsi="Century Gothic" w:cs="Arial"/>
                <w:lang w:val="es-MX"/>
              </w:rPr>
            </w:pPr>
            <w:r w:rsidRPr="00DF2F0B">
              <w:rPr>
                <w:rFonts w:ascii="Century Gothic" w:hAnsi="Century Gothic" w:cs="Arial"/>
                <w:lang w:val="es-MX"/>
              </w:rPr>
              <w:t>*****</w:t>
            </w:r>
          </w:p>
        </w:tc>
      </w:tr>
    </w:tbl>
    <w:p w14:paraId="5DAFEBF0" w14:textId="77777777" w:rsidR="00800568" w:rsidRPr="00DF2F0B" w:rsidRDefault="00800568" w:rsidP="00586123">
      <w:pPr>
        <w:jc w:val="both"/>
        <w:rPr>
          <w:rFonts w:ascii="Century Gothic" w:hAnsi="Century Gothic" w:cs="Arial"/>
          <w:sz w:val="22"/>
          <w:szCs w:val="22"/>
        </w:rPr>
      </w:pPr>
    </w:p>
    <w:p w14:paraId="40FB33EC" w14:textId="3B67793E"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A partir de </w:t>
      </w:r>
      <w:r w:rsidR="00A41F7E" w:rsidRPr="00DF2F0B">
        <w:rPr>
          <w:rFonts w:ascii="Century Gothic" w:hAnsi="Century Gothic" w:cs="Arial"/>
          <w:sz w:val="22"/>
          <w:szCs w:val="22"/>
        </w:rPr>
        <w:t xml:space="preserve">la firma de </w:t>
      </w:r>
      <w:r w:rsidRPr="00DF2F0B">
        <w:rPr>
          <w:rFonts w:ascii="Century Gothic" w:hAnsi="Century Gothic" w:cs="Arial"/>
          <w:sz w:val="22"/>
          <w:szCs w:val="22"/>
        </w:rPr>
        <w:t>este contrato</w:t>
      </w:r>
      <w:r w:rsidR="00623E1E" w:rsidRPr="00DF2F0B">
        <w:rPr>
          <w:rFonts w:ascii="Century Gothic" w:hAnsi="Century Gothic" w:cs="Arial"/>
          <w:sz w:val="22"/>
          <w:szCs w:val="22"/>
        </w:rPr>
        <w:t>,</w:t>
      </w:r>
      <w:r w:rsidRPr="00DF2F0B">
        <w:rPr>
          <w:rFonts w:ascii="Century Gothic" w:hAnsi="Century Gothic" w:cs="Arial"/>
          <w:sz w:val="22"/>
          <w:szCs w:val="22"/>
        </w:rPr>
        <w:t xml:space="preserve"> </w:t>
      </w:r>
      <w:r w:rsidR="00E13B68" w:rsidRPr="00DF2F0B">
        <w:rPr>
          <w:rFonts w:ascii="Century Gothic" w:hAnsi="Century Gothic" w:cs="Arial"/>
          <w:b/>
          <w:bCs/>
          <w:sz w:val="22"/>
          <w:szCs w:val="22"/>
        </w:rPr>
        <w:t>“</w:t>
      </w:r>
      <w:r w:rsidR="00E13B68" w:rsidRPr="00DF2F0B">
        <w:rPr>
          <w:rFonts w:ascii="Century Gothic" w:hAnsi="Century Gothic" w:cs="Arial"/>
          <w:b/>
          <w:bCs/>
          <w:sz w:val="22"/>
          <w:szCs w:val="22"/>
          <w:highlight w:val="yellow"/>
        </w:rPr>
        <w:t>EL TRABAJADOR</w:t>
      </w:r>
      <w:r w:rsidR="00E13B68" w:rsidRPr="00DF2F0B">
        <w:rPr>
          <w:rFonts w:ascii="Century Gothic" w:hAnsi="Century Gothic" w:cs="Arial"/>
          <w:b/>
          <w:bCs/>
          <w:sz w:val="22"/>
          <w:szCs w:val="22"/>
        </w:rPr>
        <w:t>”</w:t>
      </w:r>
      <w:r w:rsidRPr="00DF2F0B">
        <w:rPr>
          <w:rFonts w:ascii="Century Gothic" w:hAnsi="Century Gothic" w:cs="Arial"/>
          <w:sz w:val="22"/>
          <w:szCs w:val="22"/>
        </w:rPr>
        <w:t xml:space="preserve"> se obliga a proporcionar copia del comprobante de domicilio correspondiente y actualizarlo cada seis meses, en caso de que </w:t>
      </w:r>
      <w:r w:rsidR="00F719F7" w:rsidRPr="00DF2F0B">
        <w:rPr>
          <w:rFonts w:ascii="Century Gothic" w:hAnsi="Century Gothic" w:cs="Arial"/>
          <w:b/>
          <w:bCs/>
          <w:sz w:val="22"/>
          <w:szCs w:val="22"/>
        </w:rPr>
        <w:t>“</w:t>
      </w:r>
      <w:r w:rsidR="00051AF6" w:rsidRPr="00DF2F0B">
        <w:rPr>
          <w:rFonts w:ascii="Century Gothic" w:hAnsi="Century Gothic" w:cs="Arial"/>
          <w:b/>
          <w:bCs/>
          <w:sz w:val="22"/>
          <w:szCs w:val="22"/>
        </w:rPr>
        <w:t>EL PATRÓN”</w:t>
      </w:r>
      <w:r w:rsidRPr="00DF2F0B">
        <w:rPr>
          <w:rFonts w:ascii="Century Gothic" w:hAnsi="Century Gothic" w:cs="Arial"/>
          <w:sz w:val="22"/>
          <w:szCs w:val="22"/>
        </w:rPr>
        <w:t xml:space="preserve"> requiera la actualización de cualquier documento</w:t>
      </w:r>
      <w:r w:rsidR="00623E1E" w:rsidRPr="00DF2F0B">
        <w:rPr>
          <w:rFonts w:ascii="Century Gothic" w:hAnsi="Century Gothic" w:cs="Arial"/>
          <w:sz w:val="22"/>
          <w:szCs w:val="22"/>
        </w:rPr>
        <w:t>,</w:t>
      </w:r>
      <w:r w:rsidRPr="00DF2F0B">
        <w:rPr>
          <w:rFonts w:ascii="Century Gothic" w:hAnsi="Century Gothic" w:cs="Arial"/>
          <w:sz w:val="22"/>
          <w:szCs w:val="22"/>
        </w:rPr>
        <w:t xml:space="preserve"> le podrá ser requerido </w:t>
      </w:r>
      <w:r w:rsidR="00623E1E" w:rsidRPr="00DF2F0B">
        <w:rPr>
          <w:rFonts w:ascii="Century Gothic" w:hAnsi="Century Gothic" w:cs="Arial"/>
          <w:sz w:val="22"/>
          <w:szCs w:val="22"/>
        </w:rPr>
        <w:t>y est</w:t>
      </w:r>
      <w:r w:rsidR="00DF5A57">
        <w:rPr>
          <w:rFonts w:ascii="Century Gothic" w:hAnsi="Century Gothic" w:cs="Arial"/>
          <w:sz w:val="22"/>
          <w:szCs w:val="22"/>
        </w:rPr>
        <w:t>e</w:t>
      </w:r>
      <w:r w:rsidR="00623E1E" w:rsidRPr="00DF2F0B">
        <w:rPr>
          <w:rFonts w:ascii="Century Gothic" w:hAnsi="Century Gothic" w:cs="Arial"/>
          <w:sz w:val="22"/>
          <w:szCs w:val="22"/>
        </w:rPr>
        <w:t xml:space="preserve"> deberá proporcionarlo.</w:t>
      </w:r>
    </w:p>
    <w:p w14:paraId="6DDFEE48" w14:textId="77777777" w:rsidR="00800568" w:rsidRPr="00DF2F0B" w:rsidRDefault="00800568" w:rsidP="00586123">
      <w:pPr>
        <w:jc w:val="both"/>
        <w:rPr>
          <w:rFonts w:ascii="Century Gothic" w:hAnsi="Century Gothic" w:cs="Arial"/>
          <w:sz w:val="22"/>
          <w:szCs w:val="22"/>
        </w:rPr>
      </w:pPr>
    </w:p>
    <w:p w14:paraId="42C5226D" w14:textId="4B75091A" w:rsidR="00800568" w:rsidRPr="00DF2F0B" w:rsidRDefault="00800568" w:rsidP="00586123">
      <w:pPr>
        <w:jc w:val="both"/>
        <w:rPr>
          <w:rFonts w:ascii="Century Gothic" w:hAnsi="Century Gothic" w:cs="Arial"/>
          <w:b/>
          <w:bCs/>
          <w:sz w:val="22"/>
          <w:szCs w:val="22"/>
        </w:rPr>
      </w:pPr>
      <w:r w:rsidRPr="00DF2F0B">
        <w:rPr>
          <w:rFonts w:ascii="Century Gothic" w:hAnsi="Century Gothic" w:cs="Arial"/>
          <w:b/>
          <w:bCs/>
          <w:sz w:val="22"/>
          <w:szCs w:val="22"/>
        </w:rPr>
        <w:t>3.-</w:t>
      </w:r>
      <w:r w:rsidRPr="00DF2F0B">
        <w:rPr>
          <w:rFonts w:ascii="Century Gothic" w:hAnsi="Century Gothic" w:cs="Arial"/>
          <w:sz w:val="22"/>
          <w:szCs w:val="22"/>
        </w:rPr>
        <w:t xml:space="preserve"> Manifiesta </w:t>
      </w:r>
      <w:r w:rsidR="00F325E7" w:rsidRPr="00DF2F0B">
        <w:rPr>
          <w:rFonts w:ascii="Century Gothic" w:hAnsi="Century Gothic" w:cs="Arial"/>
          <w:b/>
          <w:bCs/>
          <w:sz w:val="22"/>
          <w:szCs w:val="22"/>
        </w:rPr>
        <w:t>“</w:t>
      </w:r>
      <w:r w:rsidR="00F325E7" w:rsidRPr="00DF2F0B">
        <w:rPr>
          <w:rFonts w:ascii="Century Gothic" w:hAnsi="Century Gothic" w:cs="Arial"/>
          <w:b/>
          <w:bCs/>
          <w:sz w:val="22"/>
          <w:szCs w:val="22"/>
          <w:highlight w:val="yellow"/>
        </w:rPr>
        <w:t>EL TRABAJADOR</w:t>
      </w:r>
      <w:r w:rsidR="00F325E7" w:rsidRPr="00DF2F0B">
        <w:rPr>
          <w:rFonts w:ascii="Century Gothic" w:hAnsi="Century Gothic" w:cs="Arial"/>
          <w:b/>
          <w:bCs/>
          <w:sz w:val="22"/>
          <w:szCs w:val="22"/>
        </w:rPr>
        <w:t>”</w:t>
      </w:r>
      <w:r w:rsidRPr="00DF2F0B">
        <w:rPr>
          <w:rFonts w:ascii="Century Gothic" w:hAnsi="Century Gothic" w:cs="Arial"/>
          <w:sz w:val="22"/>
          <w:szCs w:val="22"/>
        </w:rPr>
        <w:t xml:space="preserve"> que</w:t>
      </w:r>
      <w:r w:rsidR="00110D7C" w:rsidRPr="00DF2F0B">
        <w:rPr>
          <w:rFonts w:ascii="Century Gothic" w:hAnsi="Century Gothic" w:cs="Arial"/>
          <w:sz w:val="22"/>
          <w:szCs w:val="22"/>
        </w:rPr>
        <w:t xml:space="preserve"> </w:t>
      </w:r>
      <w:r w:rsidR="00601ADF" w:rsidRPr="00DF2F0B">
        <w:rPr>
          <w:rFonts w:ascii="Century Gothic" w:hAnsi="Century Gothic" w:cs="Arial"/>
          <w:b/>
          <w:bCs/>
          <w:sz w:val="22"/>
          <w:szCs w:val="22"/>
        </w:rPr>
        <w:t>NO</w:t>
      </w:r>
      <w:r w:rsidRPr="00DF2F0B">
        <w:rPr>
          <w:rFonts w:ascii="Century Gothic" w:hAnsi="Century Gothic" w:cs="Arial"/>
          <w:sz w:val="22"/>
          <w:szCs w:val="22"/>
        </w:rPr>
        <w:t xml:space="preserve"> tiene un aviso de retención por parte del </w:t>
      </w:r>
      <w:r w:rsidR="00307050" w:rsidRPr="00DF2F0B">
        <w:rPr>
          <w:rFonts w:ascii="Century Gothic" w:hAnsi="Century Gothic" w:cs="Arial"/>
          <w:sz w:val="22"/>
          <w:szCs w:val="22"/>
        </w:rPr>
        <w:t xml:space="preserve">Instituto del Fondo Nacional </w:t>
      </w:r>
      <w:r w:rsidR="00DB73C5" w:rsidRPr="00DF2F0B">
        <w:rPr>
          <w:rFonts w:ascii="Century Gothic" w:hAnsi="Century Gothic" w:cs="Arial"/>
          <w:sz w:val="22"/>
          <w:szCs w:val="22"/>
        </w:rPr>
        <w:t>de</w:t>
      </w:r>
      <w:r w:rsidR="00307050" w:rsidRPr="00DF2F0B">
        <w:rPr>
          <w:rFonts w:ascii="Century Gothic" w:hAnsi="Century Gothic" w:cs="Arial"/>
          <w:sz w:val="22"/>
          <w:szCs w:val="22"/>
        </w:rPr>
        <w:t xml:space="preserve"> la Vivienda </w:t>
      </w:r>
      <w:r w:rsidR="00DB73C5" w:rsidRPr="00DF2F0B">
        <w:rPr>
          <w:rFonts w:ascii="Century Gothic" w:hAnsi="Century Gothic" w:cs="Arial"/>
          <w:sz w:val="22"/>
          <w:szCs w:val="22"/>
        </w:rPr>
        <w:t>para</w:t>
      </w:r>
      <w:r w:rsidR="00307050" w:rsidRPr="00DF2F0B">
        <w:rPr>
          <w:rFonts w:ascii="Century Gothic" w:hAnsi="Century Gothic" w:cs="Arial"/>
          <w:sz w:val="22"/>
          <w:szCs w:val="22"/>
        </w:rPr>
        <w:t xml:space="preserve"> los Trabajadores (</w:t>
      </w:r>
      <w:r w:rsidRPr="00DF2F0B">
        <w:rPr>
          <w:rFonts w:ascii="Century Gothic" w:hAnsi="Century Gothic" w:cs="Arial"/>
          <w:sz w:val="22"/>
          <w:szCs w:val="22"/>
        </w:rPr>
        <w:t>INFONAVIT</w:t>
      </w:r>
      <w:r w:rsidR="00307050" w:rsidRPr="00DF2F0B">
        <w:rPr>
          <w:rFonts w:ascii="Century Gothic" w:hAnsi="Century Gothic" w:cs="Arial"/>
          <w:sz w:val="22"/>
          <w:szCs w:val="22"/>
        </w:rPr>
        <w:t>)</w:t>
      </w:r>
      <w:r w:rsidRPr="00DF2F0B">
        <w:rPr>
          <w:rFonts w:ascii="Century Gothic" w:hAnsi="Century Gothic" w:cs="Arial"/>
          <w:sz w:val="22"/>
          <w:szCs w:val="22"/>
        </w:rPr>
        <w:t xml:space="preserve"> y autoriza al patrón en caso de tenerlo</w:t>
      </w:r>
      <w:r w:rsidR="00CC4636" w:rsidRPr="00DF2F0B">
        <w:rPr>
          <w:rFonts w:ascii="Century Gothic" w:hAnsi="Century Gothic" w:cs="Arial"/>
          <w:sz w:val="22"/>
          <w:szCs w:val="22"/>
        </w:rPr>
        <w:t>,</w:t>
      </w:r>
      <w:r w:rsidR="00866C69" w:rsidRPr="00DF2F0B">
        <w:rPr>
          <w:rFonts w:ascii="Century Gothic" w:hAnsi="Century Gothic" w:cs="Arial"/>
          <w:sz w:val="22"/>
          <w:szCs w:val="22"/>
        </w:rPr>
        <w:t xml:space="preserve"> con fundamento en el artículo 29 fracción III de la Ley del </w:t>
      </w:r>
      <w:r w:rsidR="00F47C3E" w:rsidRPr="00DF2F0B">
        <w:rPr>
          <w:rFonts w:ascii="Century Gothic" w:hAnsi="Century Gothic" w:cs="Arial"/>
          <w:sz w:val="22"/>
          <w:szCs w:val="22"/>
        </w:rPr>
        <w:t>Instituto del Fondo Nacional de la Vivienda para los Trabajadores adminiculad</w:t>
      </w:r>
      <w:r w:rsidR="005518F7" w:rsidRPr="00DF2F0B">
        <w:rPr>
          <w:rFonts w:ascii="Century Gothic" w:hAnsi="Century Gothic" w:cs="Arial"/>
          <w:sz w:val="22"/>
          <w:szCs w:val="22"/>
        </w:rPr>
        <w:t>o</w:t>
      </w:r>
      <w:r w:rsidR="00F47C3E" w:rsidRPr="00DF2F0B">
        <w:rPr>
          <w:rFonts w:ascii="Century Gothic" w:hAnsi="Century Gothic" w:cs="Arial"/>
          <w:sz w:val="22"/>
          <w:szCs w:val="22"/>
        </w:rPr>
        <w:t xml:space="preserve"> con l</w:t>
      </w:r>
      <w:r w:rsidR="001946E5" w:rsidRPr="00DF2F0B">
        <w:rPr>
          <w:rFonts w:ascii="Century Gothic" w:hAnsi="Century Gothic" w:cs="Arial"/>
          <w:sz w:val="22"/>
          <w:szCs w:val="22"/>
        </w:rPr>
        <w:t>os</w:t>
      </w:r>
      <w:r w:rsidR="00F47C3E" w:rsidRPr="00DF2F0B">
        <w:rPr>
          <w:rFonts w:ascii="Century Gothic" w:hAnsi="Century Gothic" w:cs="Arial"/>
          <w:sz w:val="22"/>
          <w:szCs w:val="22"/>
        </w:rPr>
        <w:t xml:space="preserve"> artículo</w:t>
      </w:r>
      <w:r w:rsidR="001946E5" w:rsidRPr="00DF2F0B">
        <w:rPr>
          <w:rFonts w:ascii="Century Gothic" w:hAnsi="Century Gothic" w:cs="Arial"/>
          <w:sz w:val="22"/>
          <w:szCs w:val="22"/>
        </w:rPr>
        <w:t>s 97 fracción III y</w:t>
      </w:r>
      <w:r w:rsidR="00F47C3E" w:rsidRPr="00DF2F0B">
        <w:rPr>
          <w:rFonts w:ascii="Century Gothic" w:hAnsi="Century Gothic" w:cs="Arial"/>
          <w:sz w:val="22"/>
          <w:szCs w:val="22"/>
        </w:rPr>
        <w:t xml:space="preserve"> 110 </w:t>
      </w:r>
      <w:r w:rsidR="0051593E" w:rsidRPr="00DF2F0B">
        <w:rPr>
          <w:rFonts w:ascii="Century Gothic" w:hAnsi="Century Gothic" w:cs="Arial"/>
          <w:sz w:val="22"/>
          <w:szCs w:val="22"/>
        </w:rPr>
        <w:t xml:space="preserve">fracción III de la Ley Federal del Trabajo </w:t>
      </w:r>
      <w:r w:rsidRPr="00DF2F0B">
        <w:rPr>
          <w:rFonts w:ascii="Century Gothic" w:hAnsi="Century Gothic" w:cs="Arial"/>
          <w:sz w:val="22"/>
          <w:szCs w:val="22"/>
        </w:rPr>
        <w:t>a realizar los descuentos que conforme a la Ley para tal retención</w:t>
      </w:r>
      <w:r w:rsidR="002C4866" w:rsidRPr="00DF2F0B">
        <w:rPr>
          <w:rFonts w:ascii="Century Gothic" w:hAnsi="Century Gothic" w:cs="Arial"/>
          <w:sz w:val="22"/>
          <w:szCs w:val="22"/>
        </w:rPr>
        <w:t xml:space="preserve">, sin ninguna responsabilidad para </w:t>
      </w:r>
      <w:r w:rsidR="002C4866" w:rsidRPr="00DF2F0B">
        <w:rPr>
          <w:rFonts w:ascii="Century Gothic" w:hAnsi="Century Gothic" w:cs="Arial"/>
          <w:b/>
          <w:bCs/>
          <w:sz w:val="22"/>
          <w:szCs w:val="22"/>
        </w:rPr>
        <w:t>“EL PATRÓN”.</w:t>
      </w:r>
    </w:p>
    <w:p w14:paraId="12125312" w14:textId="77777777" w:rsidR="00801999" w:rsidRPr="00DF2F0B" w:rsidRDefault="00801999" w:rsidP="00586123">
      <w:pPr>
        <w:jc w:val="both"/>
        <w:rPr>
          <w:rFonts w:ascii="Century Gothic" w:hAnsi="Century Gothic" w:cs="Arial"/>
          <w:b/>
          <w:bCs/>
          <w:sz w:val="22"/>
          <w:szCs w:val="22"/>
        </w:rPr>
      </w:pPr>
    </w:p>
    <w:p w14:paraId="080837B5" w14:textId="5A5B276A" w:rsidR="00800568" w:rsidRPr="00DF2F0B" w:rsidRDefault="00640E45" w:rsidP="00586123">
      <w:pPr>
        <w:jc w:val="both"/>
        <w:rPr>
          <w:rFonts w:ascii="Century Gothic" w:hAnsi="Century Gothic" w:cs="Arial"/>
          <w:sz w:val="22"/>
          <w:szCs w:val="22"/>
        </w:rPr>
      </w:pPr>
      <w:r w:rsidRPr="00DF2F0B">
        <w:rPr>
          <w:rFonts w:ascii="Century Gothic" w:hAnsi="Century Gothic" w:cs="Arial"/>
          <w:sz w:val="22"/>
          <w:szCs w:val="22"/>
        </w:rPr>
        <w:t xml:space="preserve">Manifiesta </w:t>
      </w:r>
      <w:r w:rsidR="00800568" w:rsidRPr="00DF2F0B">
        <w:rPr>
          <w:rFonts w:ascii="Century Gothic" w:hAnsi="Century Gothic" w:cs="Arial"/>
          <w:sz w:val="22"/>
          <w:szCs w:val="22"/>
        </w:rPr>
        <w:t xml:space="preserve">que </w:t>
      </w:r>
      <w:r w:rsidR="00110D7C" w:rsidRPr="00DF2F0B">
        <w:rPr>
          <w:rFonts w:ascii="Century Gothic" w:hAnsi="Century Gothic" w:cs="Arial"/>
          <w:sz w:val="22"/>
          <w:szCs w:val="22"/>
        </w:rPr>
        <w:t>NO</w:t>
      </w:r>
      <w:r w:rsidR="00601ADF" w:rsidRPr="00DF2F0B">
        <w:rPr>
          <w:rFonts w:ascii="Century Gothic" w:hAnsi="Century Gothic" w:cs="Arial"/>
          <w:sz w:val="22"/>
          <w:szCs w:val="22"/>
        </w:rPr>
        <w:t xml:space="preserve"> tiene un</w:t>
      </w:r>
      <w:r w:rsidR="00800568" w:rsidRPr="00DF2F0B">
        <w:rPr>
          <w:rFonts w:ascii="Century Gothic" w:hAnsi="Century Gothic" w:cs="Arial"/>
          <w:sz w:val="22"/>
          <w:szCs w:val="22"/>
        </w:rPr>
        <w:t xml:space="preserve"> crédito </w:t>
      </w:r>
      <w:r w:rsidR="00601ADF" w:rsidRPr="00DF2F0B">
        <w:rPr>
          <w:rFonts w:ascii="Century Gothic" w:hAnsi="Century Gothic" w:cs="Arial"/>
          <w:sz w:val="22"/>
          <w:szCs w:val="22"/>
        </w:rPr>
        <w:t xml:space="preserve">vigente </w:t>
      </w:r>
      <w:r w:rsidR="00800568" w:rsidRPr="00DF2F0B">
        <w:rPr>
          <w:rFonts w:ascii="Century Gothic" w:hAnsi="Century Gothic" w:cs="Arial"/>
          <w:sz w:val="22"/>
          <w:szCs w:val="22"/>
        </w:rPr>
        <w:t xml:space="preserve">con </w:t>
      </w:r>
      <w:r w:rsidR="00F45077" w:rsidRPr="00DF2F0B">
        <w:rPr>
          <w:rFonts w:ascii="Century Gothic" w:hAnsi="Century Gothic" w:cs="Arial"/>
          <w:sz w:val="22"/>
          <w:szCs w:val="22"/>
        </w:rPr>
        <w:t xml:space="preserve">el Fondo </w:t>
      </w:r>
      <w:r w:rsidR="00A411B9" w:rsidRPr="00DF2F0B">
        <w:rPr>
          <w:rFonts w:ascii="Century Gothic" w:hAnsi="Century Gothic" w:cs="Arial"/>
          <w:sz w:val="22"/>
          <w:szCs w:val="22"/>
        </w:rPr>
        <w:t xml:space="preserve">Nacional para </w:t>
      </w:r>
      <w:r w:rsidR="00B240E2" w:rsidRPr="00DF2F0B">
        <w:rPr>
          <w:rFonts w:ascii="Century Gothic" w:hAnsi="Century Gothic" w:cs="Arial"/>
          <w:sz w:val="22"/>
          <w:szCs w:val="22"/>
        </w:rPr>
        <w:t>el</w:t>
      </w:r>
      <w:r w:rsidR="00A411B9" w:rsidRPr="00DF2F0B">
        <w:rPr>
          <w:rFonts w:ascii="Century Gothic" w:hAnsi="Century Gothic" w:cs="Arial"/>
          <w:sz w:val="22"/>
          <w:szCs w:val="22"/>
        </w:rPr>
        <w:t xml:space="preserve"> Consumo </w:t>
      </w:r>
      <w:r w:rsidR="00C215E8" w:rsidRPr="00DF2F0B">
        <w:rPr>
          <w:rFonts w:ascii="Century Gothic" w:hAnsi="Century Gothic" w:cs="Arial"/>
          <w:sz w:val="22"/>
          <w:szCs w:val="22"/>
        </w:rPr>
        <w:t>de los Trabajadores (</w:t>
      </w:r>
      <w:r w:rsidR="00800568" w:rsidRPr="00DF2F0B">
        <w:rPr>
          <w:rFonts w:ascii="Century Gothic" w:hAnsi="Century Gothic" w:cs="Arial"/>
          <w:sz w:val="22"/>
          <w:szCs w:val="22"/>
        </w:rPr>
        <w:t>FONACOT</w:t>
      </w:r>
      <w:r w:rsidR="00C215E8" w:rsidRPr="00DF2F0B">
        <w:rPr>
          <w:rFonts w:ascii="Century Gothic" w:hAnsi="Century Gothic" w:cs="Arial"/>
          <w:sz w:val="22"/>
          <w:szCs w:val="22"/>
        </w:rPr>
        <w:t>)</w:t>
      </w:r>
      <w:r w:rsidR="00601ADF" w:rsidRPr="00DF2F0B">
        <w:rPr>
          <w:rFonts w:ascii="Century Gothic" w:hAnsi="Century Gothic" w:cs="Arial"/>
          <w:sz w:val="22"/>
          <w:szCs w:val="22"/>
        </w:rPr>
        <w:t xml:space="preserve"> y que </w:t>
      </w:r>
      <w:r w:rsidR="00800568" w:rsidRPr="00DF2F0B">
        <w:rPr>
          <w:rFonts w:ascii="Century Gothic" w:hAnsi="Century Gothic" w:cs="Arial"/>
          <w:sz w:val="22"/>
          <w:szCs w:val="22"/>
        </w:rPr>
        <w:t>para el caso de tenerlo autoriza que se le realicen los descuentos correspondientes a tal crédito</w:t>
      </w:r>
      <w:r w:rsidR="00C909B4" w:rsidRPr="00DF2F0B">
        <w:rPr>
          <w:rFonts w:ascii="Century Gothic" w:hAnsi="Century Gothic" w:cs="Arial"/>
          <w:sz w:val="22"/>
          <w:szCs w:val="22"/>
        </w:rPr>
        <w:t xml:space="preserve">, en los términos </w:t>
      </w:r>
      <w:r w:rsidR="00060964" w:rsidRPr="00DF2F0B">
        <w:rPr>
          <w:rFonts w:ascii="Century Gothic" w:hAnsi="Century Gothic" w:cs="Arial"/>
          <w:sz w:val="22"/>
          <w:szCs w:val="22"/>
        </w:rPr>
        <w:t>de</w:t>
      </w:r>
      <w:r w:rsidR="00FB7C5F" w:rsidRPr="00DF2F0B">
        <w:rPr>
          <w:rFonts w:ascii="Century Gothic" w:hAnsi="Century Gothic" w:cs="Arial"/>
          <w:sz w:val="22"/>
          <w:szCs w:val="22"/>
        </w:rPr>
        <w:t xml:space="preserve"> </w:t>
      </w:r>
      <w:r w:rsidR="00060964" w:rsidRPr="00DF2F0B">
        <w:rPr>
          <w:rFonts w:ascii="Century Gothic" w:hAnsi="Century Gothic" w:cs="Arial"/>
          <w:sz w:val="22"/>
          <w:szCs w:val="22"/>
        </w:rPr>
        <w:t>l</w:t>
      </w:r>
      <w:r w:rsidR="00FB7C5F" w:rsidRPr="00DF2F0B">
        <w:rPr>
          <w:rFonts w:ascii="Century Gothic" w:hAnsi="Century Gothic" w:cs="Arial"/>
          <w:sz w:val="22"/>
          <w:szCs w:val="22"/>
        </w:rPr>
        <w:t>os</w:t>
      </w:r>
      <w:r w:rsidR="00060964" w:rsidRPr="00DF2F0B">
        <w:rPr>
          <w:rFonts w:ascii="Century Gothic" w:hAnsi="Century Gothic" w:cs="Arial"/>
          <w:sz w:val="22"/>
          <w:szCs w:val="22"/>
        </w:rPr>
        <w:t xml:space="preserve"> artículo</w:t>
      </w:r>
      <w:r w:rsidR="00FB7C5F" w:rsidRPr="00DF2F0B">
        <w:rPr>
          <w:rFonts w:ascii="Century Gothic" w:hAnsi="Century Gothic" w:cs="Arial"/>
          <w:sz w:val="22"/>
          <w:szCs w:val="22"/>
        </w:rPr>
        <w:t>s</w:t>
      </w:r>
      <w:r w:rsidR="00060964" w:rsidRPr="00DF2F0B">
        <w:rPr>
          <w:rFonts w:ascii="Century Gothic" w:hAnsi="Century Gothic" w:cs="Arial"/>
          <w:sz w:val="22"/>
          <w:szCs w:val="22"/>
        </w:rPr>
        <w:t xml:space="preserve"> </w:t>
      </w:r>
      <w:r w:rsidR="00FB7C5F" w:rsidRPr="00DF2F0B">
        <w:rPr>
          <w:rFonts w:ascii="Century Gothic" w:hAnsi="Century Gothic" w:cs="Arial"/>
          <w:sz w:val="22"/>
          <w:szCs w:val="22"/>
        </w:rPr>
        <w:t>103 y 103 bis de</w:t>
      </w:r>
      <w:r w:rsidR="00C909B4" w:rsidRPr="00DF2F0B">
        <w:rPr>
          <w:rFonts w:ascii="Century Gothic" w:hAnsi="Century Gothic" w:cs="Arial"/>
          <w:sz w:val="22"/>
          <w:szCs w:val="22"/>
        </w:rPr>
        <w:t xml:space="preserve"> la Ley Federal del Trabajo</w:t>
      </w:r>
      <w:r w:rsidR="00FB7C5F" w:rsidRPr="00DF2F0B">
        <w:rPr>
          <w:rFonts w:ascii="Century Gothic" w:hAnsi="Century Gothic" w:cs="Arial"/>
          <w:sz w:val="22"/>
          <w:szCs w:val="22"/>
        </w:rPr>
        <w:t xml:space="preserve"> y demás aplicables.</w:t>
      </w:r>
    </w:p>
    <w:p w14:paraId="3E4DCCF5" w14:textId="77777777" w:rsidR="00800568" w:rsidRPr="00DF2F0B" w:rsidRDefault="00800568" w:rsidP="00586123">
      <w:pPr>
        <w:jc w:val="both"/>
        <w:rPr>
          <w:rFonts w:ascii="Century Gothic" w:hAnsi="Century Gothic" w:cs="Arial"/>
          <w:sz w:val="22"/>
          <w:szCs w:val="22"/>
        </w:rPr>
      </w:pPr>
    </w:p>
    <w:p w14:paraId="49BCA14E" w14:textId="5EDC369E"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lastRenderedPageBreak/>
        <w:t>4.-</w:t>
      </w:r>
      <w:r w:rsidRPr="00DF2F0B">
        <w:rPr>
          <w:rFonts w:ascii="Century Gothic" w:hAnsi="Century Gothic" w:cs="Arial"/>
          <w:sz w:val="22"/>
          <w:szCs w:val="22"/>
        </w:rPr>
        <w:t xml:space="preserve"> Ambas partes expresan su consentimiento en el contrato.</w:t>
      </w:r>
    </w:p>
    <w:p w14:paraId="62526508" w14:textId="77777777" w:rsidR="00B240E2" w:rsidRPr="00DF2F0B" w:rsidRDefault="00B240E2" w:rsidP="00586123">
      <w:pPr>
        <w:jc w:val="both"/>
        <w:rPr>
          <w:rFonts w:ascii="Century Gothic" w:hAnsi="Century Gothic" w:cs="Arial"/>
          <w:sz w:val="22"/>
          <w:szCs w:val="22"/>
        </w:rPr>
      </w:pPr>
    </w:p>
    <w:p w14:paraId="48051C98" w14:textId="66D5F651"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DESIGNACI</w:t>
      </w:r>
      <w:r w:rsidR="003E73DF" w:rsidRPr="00DF2F0B">
        <w:rPr>
          <w:rFonts w:ascii="Century Gothic" w:hAnsi="Century Gothic" w:cs="Arial"/>
          <w:b/>
          <w:bCs/>
          <w:sz w:val="22"/>
          <w:szCs w:val="22"/>
        </w:rPr>
        <w:t>Ó</w:t>
      </w:r>
      <w:r w:rsidRPr="00DF2F0B">
        <w:rPr>
          <w:rFonts w:ascii="Century Gothic" w:hAnsi="Century Gothic" w:cs="Arial"/>
          <w:b/>
          <w:bCs/>
          <w:sz w:val="22"/>
          <w:szCs w:val="22"/>
        </w:rPr>
        <w:t>N DE BENEFICIARIOS Y AUTORIZACIÓN DE PAGO POR VÍA ELECTRÓNICA</w:t>
      </w:r>
    </w:p>
    <w:p w14:paraId="4C2E0DBE" w14:textId="6A21D80B" w:rsidR="00344436"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5.-</w:t>
      </w:r>
      <w:r w:rsidR="005D6B71" w:rsidRPr="00DF2F0B">
        <w:rPr>
          <w:rFonts w:ascii="Century Gothic" w:hAnsi="Century Gothic" w:cs="Arial"/>
          <w:sz w:val="22"/>
          <w:szCs w:val="22"/>
        </w:rPr>
        <w:t xml:space="preserve"> En términos del artículo 25 fracción </w:t>
      </w:r>
      <w:r w:rsidR="00C909B4" w:rsidRPr="00DF2F0B">
        <w:rPr>
          <w:rFonts w:ascii="Century Gothic" w:hAnsi="Century Gothic" w:cs="Arial"/>
          <w:sz w:val="22"/>
          <w:szCs w:val="22"/>
        </w:rPr>
        <w:t xml:space="preserve">X </w:t>
      </w:r>
      <w:r w:rsidR="005D6B71" w:rsidRPr="00DF2F0B">
        <w:rPr>
          <w:rFonts w:ascii="Century Gothic" w:hAnsi="Century Gothic" w:cs="Arial"/>
          <w:sz w:val="22"/>
          <w:szCs w:val="22"/>
        </w:rPr>
        <w:t>de la Ley Federal del Trabajo,</w:t>
      </w:r>
      <w:r w:rsidRPr="00DF2F0B">
        <w:rPr>
          <w:rFonts w:ascii="Century Gothic" w:hAnsi="Century Gothic" w:cs="Arial"/>
          <w:sz w:val="22"/>
          <w:szCs w:val="22"/>
        </w:rPr>
        <w:t xml:space="preserve"> </w:t>
      </w:r>
      <w:r w:rsidR="00BD3616" w:rsidRPr="00DF2F0B">
        <w:rPr>
          <w:rFonts w:ascii="Century Gothic" w:hAnsi="Century Gothic" w:cs="Arial"/>
          <w:b/>
          <w:bCs/>
          <w:sz w:val="22"/>
          <w:szCs w:val="22"/>
        </w:rPr>
        <w:t>“EL TRABAJADOR”</w:t>
      </w:r>
      <w:r w:rsidRPr="00DF2F0B">
        <w:rPr>
          <w:rFonts w:ascii="Century Gothic" w:hAnsi="Century Gothic" w:cs="Arial"/>
          <w:sz w:val="22"/>
          <w:szCs w:val="22"/>
        </w:rPr>
        <w:t xml:space="preserve"> designa como beneficiarios de sus derechos laborales a </w:t>
      </w:r>
      <w:r w:rsidR="005979BC" w:rsidRPr="00DF2F0B">
        <w:rPr>
          <w:rFonts w:ascii="Century Gothic" w:hAnsi="Century Gothic" w:cs="Arial"/>
          <w:sz w:val="22"/>
          <w:szCs w:val="22"/>
          <w:highlight w:val="yellow"/>
        </w:rPr>
        <w:t>______________</w:t>
      </w:r>
      <w:r w:rsidR="00E063D4" w:rsidRPr="00DF2F0B">
        <w:rPr>
          <w:rFonts w:ascii="Century Gothic" w:hAnsi="Century Gothic" w:cs="Arial"/>
          <w:sz w:val="22"/>
          <w:szCs w:val="22"/>
        </w:rPr>
        <w:t xml:space="preserve">quien es su </w:t>
      </w:r>
      <w:r w:rsidR="00E063D4" w:rsidRPr="00DF2F0B">
        <w:rPr>
          <w:rFonts w:ascii="Century Gothic" w:hAnsi="Century Gothic" w:cs="Arial"/>
          <w:sz w:val="22"/>
          <w:szCs w:val="22"/>
          <w:highlight w:val="yellow"/>
        </w:rPr>
        <w:t>_________</w:t>
      </w:r>
      <w:r w:rsidR="00E063D4" w:rsidRPr="00DF2F0B">
        <w:rPr>
          <w:rFonts w:ascii="Century Gothic" w:hAnsi="Century Gothic" w:cs="Arial"/>
          <w:sz w:val="22"/>
          <w:szCs w:val="22"/>
        </w:rPr>
        <w:t xml:space="preserve"> con un </w:t>
      </w:r>
      <w:r w:rsidR="00E063D4" w:rsidRPr="00DF2F0B">
        <w:rPr>
          <w:rFonts w:ascii="Century Gothic" w:hAnsi="Century Gothic" w:cs="Arial"/>
          <w:sz w:val="22"/>
          <w:szCs w:val="22"/>
          <w:highlight w:val="yellow"/>
        </w:rPr>
        <w:t>__</w:t>
      </w:r>
      <w:r w:rsidR="00E063D4" w:rsidRPr="00DF2F0B">
        <w:rPr>
          <w:rFonts w:ascii="Century Gothic" w:hAnsi="Century Gothic" w:cs="Arial"/>
          <w:sz w:val="22"/>
          <w:szCs w:val="22"/>
        </w:rPr>
        <w:t>%</w:t>
      </w:r>
      <w:r w:rsidR="007509CC" w:rsidRPr="00DF2F0B">
        <w:rPr>
          <w:rFonts w:ascii="Century Gothic" w:hAnsi="Century Gothic" w:cs="Arial"/>
          <w:sz w:val="22"/>
          <w:szCs w:val="22"/>
        </w:rPr>
        <w:t xml:space="preserve"> </w:t>
      </w:r>
      <w:r w:rsidR="00E063D4" w:rsidRPr="00DF2F0B">
        <w:rPr>
          <w:rFonts w:ascii="Century Gothic" w:hAnsi="Century Gothic" w:cs="Arial"/>
          <w:sz w:val="22"/>
          <w:szCs w:val="22"/>
        </w:rPr>
        <w:t xml:space="preserve">y a </w:t>
      </w:r>
      <w:r w:rsidR="00E063D4" w:rsidRPr="00DF2F0B">
        <w:rPr>
          <w:rFonts w:ascii="Century Gothic" w:hAnsi="Century Gothic" w:cs="Arial"/>
          <w:sz w:val="22"/>
          <w:szCs w:val="22"/>
          <w:highlight w:val="yellow"/>
        </w:rPr>
        <w:t>_______________</w:t>
      </w:r>
      <w:r w:rsidR="00E063D4" w:rsidRPr="00DF2F0B">
        <w:rPr>
          <w:rFonts w:ascii="Century Gothic" w:hAnsi="Century Gothic" w:cs="Arial"/>
          <w:sz w:val="22"/>
          <w:szCs w:val="22"/>
        </w:rPr>
        <w:t xml:space="preserve"> quien es </w:t>
      </w:r>
      <w:r w:rsidR="00280EDE" w:rsidRPr="00DF2F0B">
        <w:rPr>
          <w:rFonts w:ascii="Century Gothic" w:hAnsi="Century Gothic" w:cs="Arial"/>
          <w:sz w:val="22"/>
          <w:szCs w:val="22"/>
        </w:rPr>
        <w:t xml:space="preserve">su </w:t>
      </w:r>
      <w:r w:rsidR="00280EDE" w:rsidRPr="00DF2F0B">
        <w:rPr>
          <w:rFonts w:ascii="Century Gothic" w:hAnsi="Century Gothic" w:cs="Arial"/>
          <w:sz w:val="22"/>
          <w:szCs w:val="22"/>
          <w:highlight w:val="yellow"/>
        </w:rPr>
        <w:t>_</w:t>
      </w:r>
      <w:r w:rsidR="00E063D4" w:rsidRPr="00DF2F0B">
        <w:rPr>
          <w:rFonts w:ascii="Century Gothic" w:hAnsi="Century Gothic" w:cs="Arial"/>
          <w:sz w:val="22"/>
          <w:szCs w:val="22"/>
          <w:highlight w:val="yellow"/>
        </w:rPr>
        <w:t>_________</w:t>
      </w:r>
      <w:r w:rsidR="00E063D4" w:rsidRPr="00DF2F0B">
        <w:rPr>
          <w:rFonts w:ascii="Century Gothic" w:hAnsi="Century Gothic" w:cs="Arial"/>
          <w:sz w:val="22"/>
          <w:szCs w:val="22"/>
        </w:rPr>
        <w:t xml:space="preserve"> con un </w:t>
      </w:r>
      <w:r w:rsidR="00E063D4" w:rsidRPr="00DF2F0B">
        <w:rPr>
          <w:rFonts w:ascii="Century Gothic" w:hAnsi="Century Gothic" w:cs="Arial"/>
          <w:sz w:val="22"/>
          <w:szCs w:val="22"/>
          <w:highlight w:val="yellow"/>
        </w:rPr>
        <w:t>___</w:t>
      </w:r>
      <w:r w:rsidR="00E063D4" w:rsidRPr="00DF2F0B">
        <w:rPr>
          <w:rFonts w:ascii="Century Gothic" w:hAnsi="Century Gothic" w:cs="Arial"/>
          <w:sz w:val="22"/>
          <w:szCs w:val="22"/>
        </w:rPr>
        <w:t>%</w:t>
      </w:r>
      <w:r w:rsidR="00421E48" w:rsidRPr="00DF2F0B">
        <w:rPr>
          <w:rFonts w:ascii="Century Gothic" w:hAnsi="Century Gothic" w:cs="Arial"/>
          <w:sz w:val="22"/>
          <w:szCs w:val="22"/>
        </w:rPr>
        <w:t xml:space="preserve"> </w:t>
      </w:r>
      <w:r w:rsidR="007509CC" w:rsidRPr="00DF2F0B">
        <w:rPr>
          <w:rFonts w:ascii="Century Gothic" w:hAnsi="Century Gothic" w:cs="Arial"/>
          <w:sz w:val="22"/>
          <w:szCs w:val="22"/>
        </w:rPr>
        <w:t>de sus derechos laborales</w:t>
      </w:r>
      <w:r w:rsidR="00344436" w:rsidRPr="00DF2F0B">
        <w:rPr>
          <w:rFonts w:ascii="Century Gothic" w:hAnsi="Century Gothic" w:cs="Arial"/>
          <w:sz w:val="22"/>
          <w:szCs w:val="22"/>
        </w:rPr>
        <w:t>.</w:t>
      </w:r>
    </w:p>
    <w:p w14:paraId="3980B785" w14:textId="77777777" w:rsidR="00E063D4" w:rsidRPr="00DF2F0B" w:rsidRDefault="00E063D4" w:rsidP="00586123">
      <w:pPr>
        <w:ind w:firstLine="284"/>
        <w:jc w:val="both"/>
        <w:rPr>
          <w:rFonts w:ascii="Century Gothic" w:hAnsi="Century Gothic" w:cs="Arial"/>
          <w:sz w:val="22"/>
          <w:szCs w:val="22"/>
        </w:rPr>
      </w:pPr>
    </w:p>
    <w:p w14:paraId="75425961" w14:textId="15F07056" w:rsidR="00800568" w:rsidRPr="00DF2F0B" w:rsidRDefault="00344436" w:rsidP="00586123">
      <w:pPr>
        <w:jc w:val="both"/>
        <w:rPr>
          <w:rFonts w:ascii="Century Gothic" w:hAnsi="Century Gothic" w:cs="Arial"/>
          <w:sz w:val="22"/>
          <w:szCs w:val="22"/>
        </w:rPr>
      </w:pPr>
      <w:r w:rsidRPr="00DF2F0B">
        <w:rPr>
          <w:rFonts w:ascii="Century Gothic" w:hAnsi="Century Gothic" w:cs="Arial"/>
          <w:sz w:val="22"/>
          <w:szCs w:val="22"/>
        </w:rPr>
        <w:t xml:space="preserve">Manifiesta </w:t>
      </w:r>
      <w:r w:rsidR="00BD3616" w:rsidRPr="00DF2F0B">
        <w:rPr>
          <w:rFonts w:ascii="Century Gothic" w:hAnsi="Century Gothic" w:cs="Arial"/>
          <w:b/>
          <w:bCs/>
          <w:sz w:val="22"/>
          <w:szCs w:val="22"/>
        </w:rPr>
        <w:t>“</w:t>
      </w:r>
      <w:r w:rsidR="00BD3616" w:rsidRPr="00DF2F0B">
        <w:rPr>
          <w:rFonts w:ascii="Century Gothic" w:hAnsi="Century Gothic" w:cs="Arial"/>
          <w:b/>
          <w:bCs/>
          <w:sz w:val="22"/>
          <w:szCs w:val="22"/>
          <w:highlight w:val="yellow"/>
        </w:rPr>
        <w:t>EL TRABAJADOR</w:t>
      </w:r>
      <w:r w:rsidR="00BD3616" w:rsidRPr="00DF2F0B">
        <w:rPr>
          <w:rFonts w:ascii="Century Gothic" w:hAnsi="Century Gothic" w:cs="Arial"/>
          <w:b/>
          <w:bCs/>
          <w:sz w:val="22"/>
          <w:szCs w:val="22"/>
        </w:rPr>
        <w:t>”</w:t>
      </w:r>
      <w:r w:rsidRPr="00DF2F0B">
        <w:rPr>
          <w:rFonts w:ascii="Century Gothic" w:hAnsi="Century Gothic" w:cs="Arial"/>
          <w:sz w:val="22"/>
          <w:szCs w:val="22"/>
        </w:rPr>
        <w:t xml:space="preserve"> que, para el caso de fallecimiento de alguno de </w:t>
      </w:r>
      <w:r w:rsidR="0065240D">
        <w:rPr>
          <w:rFonts w:ascii="Century Gothic" w:hAnsi="Century Gothic" w:cs="Arial"/>
          <w:sz w:val="22"/>
          <w:szCs w:val="22"/>
        </w:rPr>
        <w:t xml:space="preserve">los </w:t>
      </w:r>
      <w:r w:rsidRPr="00DF2F0B">
        <w:rPr>
          <w:rFonts w:ascii="Century Gothic" w:hAnsi="Century Gothic" w:cs="Arial"/>
          <w:sz w:val="22"/>
          <w:szCs w:val="22"/>
        </w:rPr>
        <w:t xml:space="preserve">beneficiarios designados en el contrato, la parte proporcional de los beneficios que correspondían a esa persona sea transferida en su totalidad al </w:t>
      </w:r>
      <w:r w:rsidR="00BD3616" w:rsidRPr="00DF2F0B">
        <w:rPr>
          <w:rFonts w:ascii="Century Gothic" w:hAnsi="Century Gothic" w:cs="Arial"/>
          <w:sz w:val="22"/>
          <w:szCs w:val="22"/>
        </w:rPr>
        <w:t xml:space="preserve">otro </w:t>
      </w:r>
      <w:r w:rsidRPr="00DF2F0B">
        <w:rPr>
          <w:rFonts w:ascii="Century Gothic" w:hAnsi="Century Gothic" w:cs="Arial"/>
          <w:sz w:val="22"/>
          <w:szCs w:val="22"/>
        </w:rPr>
        <w:t>beneficiario.</w:t>
      </w:r>
    </w:p>
    <w:p w14:paraId="53799ED1" w14:textId="77777777" w:rsidR="007509CC" w:rsidRPr="00DF2F0B" w:rsidRDefault="007509CC" w:rsidP="00586123">
      <w:pPr>
        <w:jc w:val="both"/>
        <w:rPr>
          <w:rFonts w:ascii="Century Gothic" w:hAnsi="Century Gothic" w:cs="Arial"/>
          <w:sz w:val="22"/>
          <w:szCs w:val="22"/>
        </w:rPr>
      </w:pPr>
    </w:p>
    <w:p w14:paraId="0D6BD18E" w14:textId="504538FB"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Cualquier modificación de beneficiarios y/o datos del beneficiario deberá de ser comunicado por </w:t>
      </w:r>
      <w:r w:rsidR="00801999" w:rsidRPr="00DF2F0B">
        <w:rPr>
          <w:rFonts w:ascii="Century Gothic" w:hAnsi="Century Gothic" w:cs="Arial"/>
          <w:b/>
          <w:bCs/>
          <w:sz w:val="22"/>
          <w:szCs w:val="22"/>
        </w:rPr>
        <w:t>“</w:t>
      </w:r>
      <w:r w:rsidR="00801999" w:rsidRPr="00DF2F0B">
        <w:rPr>
          <w:rFonts w:ascii="Century Gothic" w:hAnsi="Century Gothic" w:cs="Arial"/>
          <w:b/>
          <w:bCs/>
          <w:sz w:val="22"/>
          <w:szCs w:val="22"/>
          <w:highlight w:val="yellow"/>
        </w:rPr>
        <w:t>EL TRABAJADOR</w:t>
      </w:r>
      <w:r w:rsidR="00801999" w:rsidRPr="00DF2F0B">
        <w:rPr>
          <w:rFonts w:ascii="Century Gothic" w:hAnsi="Century Gothic" w:cs="Arial"/>
          <w:b/>
          <w:bCs/>
          <w:sz w:val="22"/>
          <w:szCs w:val="22"/>
        </w:rPr>
        <w:t>”</w:t>
      </w:r>
      <w:r w:rsidR="00801999" w:rsidRPr="00DF2F0B">
        <w:rPr>
          <w:rFonts w:ascii="Century Gothic" w:hAnsi="Century Gothic" w:cs="Arial"/>
          <w:sz w:val="22"/>
          <w:szCs w:val="22"/>
        </w:rPr>
        <w:t xml:space="preserve"> </w:t>
      </w:r>
      <w:r w:rsidR="00E063D4" w:rsidRPr="00DF2F0B">
        <w:rPr>
          <w:rFonts w:ascii="Century Gothic" w:hAnsi="Century Gothic" w:cs="Arial"/>
          <w:sz w:val="22"/>
          <w:szCs w:val="22"/>
        </w:rPr>
        <w:t>a</w:t>
      </w:r>
      <w:r w:rsidR="00801999" w:rsidRPr="00DF2F0B">
        <w:rPr>
          <w:rFonts w:ascii="Century Gothic" w:hAnsi="Century Gothic" w:cs="Arial"/>
          <w:sz w:val="22"/>
          <w:szCs w:val="22"/>
        </w:rPr>
        <w:t xml:space="preserve"> </w:t>
      </w:r>
      <w:r w:rsidR="00801999" w:rsidRPr="00DF2F0B">
        <w:rPr>
          <w:rFonts w:ascii="Century Gothic" w:hAnsi="Century Gothic" w:cs="Arial"/>
          <w:b/>
          <w:bCs/>
          <w:sz w:val="22"/>
          <w:szCs w:val="22"/>
        </w:rPr>
        <w:t>“EL PATRÓN”</w:t>
      </w:r>
      <w:r w:rsidRPr="00DF2F0B">
        <w:rPr>
          <w:rFonts w:ascii="Century Gothic" w:hAnsi="Century Gothic" w:cs="Arial"/>
          <w:sz w:val="22"/>
          <w:szCs w:val="22"/>
        </w:rPr>
        <w:t xml:space="preserve"> de forma inmediata.</w:t>
      </w:r>
    </w:p>
    <w:p w14:paraId="7C52FD0A" w14:textId="77777777" w:rsidR="00800568" w:rsidRPr="00DF2F0B" w:rsidRDefault="00800568" w:rsidP="00586123">
      <w:pPr>
        <w:jc w:val="both"/>
        <w:rPr>
          <w:rFonts w:ascii="Century Gothic" w:hAnsi="Century Gothic" w:cs="Arial"/>
          <w:sz w:val="22"/>
          <w:szCs w:val="22"/>
        </w:rPr>
      </w:pPr>
    </w:p>
    <w:p w14:paraId="76054E69" w14:textId="38838A6C" w:rsidR="00AB2613"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6.-</w:t>
      </w:r>
      <w:r w:rsidRPr="00DF2F0B">
        <w:rPr>
          <w:rFonts w:ascii="Century Gothic" w:hAnsi="Century Gothic" w:cs="Arial"/>
          <w:sz w:val="22"/>
          <w:szCs w:val="22"/>
        </w:rPr>
        <w:t xml:space="preserve"> </w:t>
      </w:r>
      <w:r w:rsidR="00801999" w:rsidRPr="00DF2F0B">
        <w:rPr>
          <w:rFonts w:ascii="Century Gothic" w:hAnsi="Century Gothic" w:cs="Arial"/>
          <w:b/>
          <w:bCs/>
          <w:sz w:val="22"/>
          <w:szCs w:val="22"/>
        </w:rPr>
        <w:t>“</w:t>
      </w:r>
      <w:r w:rsidR="00801999" w:rsidRPr="00DF2F0B">
        <w:rPr>
          <w:rFonts w:ascii="Century Gothic" w:hAnsi="Century Gothic" w:cs="Arial"/>
          <w:b/>
          <w:bCs/>
          <w:sz w:val="22"/>
          <w:szCs w:val="22"/>
          <w:highlight w:val="yellow"/>
        </w:rPr>
        <w:t>EL TRABAJADOR</w:t>
      </w:r>
      <w:r w:rsidR="00801999" w:rsidRPr="00DF2F0B">
        <w:rPr>
          <w:rFonts w:ascii="Century Gothic" w:hAnsi="Century Gothic" w:cs="Arial"/>
          <w:b/>
          <w:bCs/>
          <w:sz w:val="22"/>
          <w:szCs w:val="22"/>
        </w:rPr>
        <w:t>”</w:t>
      </w:r>
      <w:r w:rsidR="00801999" w:rsidRPr="00DF2F0B">
        <w:rPr>
          <w:rFonts w:ascii="Century Gothic" w:hAnsi="Century Gothic" w:cs="Arial"/>
          <w:sz w:val="22"/>
          <w:szCs w:val="22"/>
        </w:rPr>
        <w:t xml:space="preserve"> </w:t>
      </w:r>
      <w:r w:rsidRPr="00DF2F0B">
        <w:rPr>
          <w:rFonts w:ascii="Century Gothic" w:hAnsi="Century Gothic" w:cs="Arial"/>
          <w:sz w:val="22"/>
          <w:szCs w:val="22"/>
        </w:rPr>
        <w:t xml:space="preserve">autoriza que su salario sea pagado por medio de transferencia electrónica a la </w:t>
      </w:r>
      <w:r w:rsidR="0063273C" w:rsidRPr="00DF2F0B">
        <w:rPr>
          <w:rFonts w:ascii="Century Gothic" w:hAnsi="Century Gothic" w:cs="Arial"/>
          <w:sz w:val="22"/>
          <w:szCs w:val="22"/>
        </w:rPr>
        <w:t xml:space="preserve">cuenta </w:t>
      </w:r>
      <w:r w:rsidR="008E43D1" w:rsidRPr="00DF2F0B">
        <w:rPr>
          <w:rFonts w:ascii="Century Gothic" w:hAnsi="Century Gothic" w:cs="Arial"/>
          <w:sz w:val="22"/>
          <w:szCs w:val="22"/>
        </w:rPr>
        <w:t>cla</w:t>
      </w:r>
      <w:r w:rsidR="00D97ED3" w:rsidRPr="00DF2F0B">
        <w:rPr>
          <w:rFonts w:ascii="Century Gothic" w:hAnsi="Century Gothic" w:cs="Arial"/>
          <w:sz w:val="22"/>
          <w:szCs w:val="22"/>
        </w:rPr>
        <w:t>b</w:t>
      </w:r>
      <w:r w:rsidR="008E43D1" w:rsidRPr="00DF2F0B">
        <w:rPr>
          <w:rFonts w:ascii="Century Gothic" w:hAnsi="Century Gothic" w:cs="Arial"/>
          <w:sz w:val="22"/>
          <w:szCs w:val="22"/>
        </w:rPr>
        <w:t xml:space="preserve">e </w:t>
      </w:r>
      <w:r w:rsidR="005F275D" w:rsidRPr="00DF2F0B">
        <w:rPr>
          <w:rFonts w:ascii="Century Gothic" w:hAnsi="Century Gothic" w:cs="Arial"/>
          <w:sz w:val="22"/>
          <w:szCs w:val="22"/>
        </w:rPr>
        <w:t>***************</w:t>
      </w:r>
      <w:r w:rsidR="0063273C" w:rsidRPr="00DF2F0B">
        <w:rPr>
          <w:rFonts w:ascii="Century Gothic" w:hAnsi="Century Gothic" w:cs="Arial"/>
          <w:sz w:val="22"/>
          <w:szCs w:val="22"/>
        </w:rPr>
        <w:t xml:space="preserve"> número de cuenta de la institución bancaria </w:t>
      </w:r>
      <w:r w:rsidR="005F275D" w:rsidRPr="00DF2F0B">
        <w:rPr>
          <w:rFonts w:ascii="Century Gothic" w:hAnsi="Century Gothic" w:cs="Arial"/>
          <w:sz w:val="22"/>
          <w:szCs w:val="22"/>
        </w:rPr>
        <w:t>*********************</w:t>
      </w:r>
      <w:r w:rsidR="00462DD8" w:rsidRPr="00DF2F0B">
        <w:rPr>
          <w:rFonts w:ascii="Century Gothic" w:hAnsi="Century Gothic" w:cs="Arial"/>
          <w:sz w:val="22"/>
          <w:szCs w:val="22"/>
        </w:rPr>
        <w:t>.</w:t>
      </w:r>
    </w:p>
    <w:p w14:paraId="5341B99F" w14:textId="77777777" w:rsidR="00800568" w:rsidRPr="00DF2F0B" w:rsidRDefault="00800568" w:rsidP="00586123">
      <w:pPr>
        <w:jc w:val="both"/>
        <w:rPr>
          <w:rFonts w:ascii="Century Gothic" w:hAnsi="Century Gothic" w:cs="Arial"/>
          <w:sz w:val="22"/>
          <w:szCs w:val="22"/>
        </w:rPr>
      </w:pPr>
    </w:p>
    <w:p w14:paraId="4F0A8CB4" w14:textId="5CCEA80D" w:rsidR="00611B5F"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CLAUSULAS</w:t>
      </w:r>
    </w:p>
    <w:p w14:paraId="681890BA" w14:textId="3CC7ADEB" w:rsidR="00800568" w:rsidRDefault="00800568" w:rsidP="00586123">
      <w:pPr>
        <w:jc w:val="both"/>
        <w:rPr>
          <w:rFonts w:ascii="Century Gothic" w:hAnsi="Century Gothic" w:cs="Arial"/>
          <w:sz w:val="22"/>
          <w:szCs w:val="22"/>
        </w:rPr>
      </w:pPr>
      <w:r w:rsidRPr="00DF2F0B">
        <w:rPr>
          <w:rFonts w:ascii="Century Gothic" w:hAnsi="Century Gothic" w:cs="Arial"/>
          <w:b/>
          <w:bCs/>
          <w:sz w:val="22"/>
          <w:szCs w:val="22"/>
        </w:rPr>
        <w:t>7.-</w:t>
      </w:r>
      <w:r w:rsidRPr="00DF2F0B">
        <w:rPr>
          <w:rFonts w:ascii="Century Gothic" w:hAnsi="Century Gothic" w:cs="Arial"/>
          <w:sz w:val="22"/>
          <w:szCs w:val="22"/>
        </w:rPr>
        <w:t xml:space="preserve"> El pcontrato se estará a lo dispuesto en el artículo 123 de la Constitución Política de los Estados Unidos Mexicanos en su apartado "A" y en lo previsto en la Ley Federal del Trabajo.</w:t>
      </w:r>
    </w:p>
    <w:p w14:paraId="77D45FF8" w14:textId="77777777" w:rsidR="000F4F1D" w:rsidRPr="008E5F3B" w:rsidRDefault="000F4F1D" w:rsidP="00586123">
      <w:pPr>
        <w:jc w:val="both"/>
        <w:rPr>
          <w:rFonts w:ascii="Century Gothic" w:hAnsi="Century Gothic" w:cs="Arial"/>
          <w:sz w:val="22"/>
          <w:szCs w:val="22"/>
        </w:rPr>
      </w:pPr>
    </w:p>
    <w:p w14:paraId="5EC7CF0C" w14:textId="236A11FA" w:rsidR="00956B49" w:rsidRPr="008E5F3B" w:rsidRDefault="007C59B9" w:rsidP="00586123">
      <w:pPr>
        <w:jc w:val="both"/>
        <w:rPr>
          <w:rFonts w:ascii="Century Gothic" w:hAnsi="Century Gothic" w:cs="Arial"/>
          <w:sz w:val="22"/>
          <w:szCs w:val="22"/>
        </w:rPr>
      </w:pPr>
      <w:r w:rsidRPr="008E5F3B">
        <w:rPr>
          <w:rFonts w:ascii="Century Gothic" w:hAnsi="Century Gothic" w:cs="Arial"/>
          <w:b/>
          <w:bCs/>
          <w:sz w:val="22"/>
          <w:szCs w:val="22"/>
        </w:rPr>
        <w:t>“</w:t>
      </w:r>
      <w:r w:rsidR="006A368A" w:rsidRPr="008E5F3B">
        <w:rPr>
          <w:rFonts w:ascii="Century Gothic" w:hAnsi="Century Gothic" w:cs="Arial"/>
          <w:b/>
          <w:bCs/>
          <w:sz w:val="22"/>
          <w:szCs w:val="22"/>
        </w:rPr>
        <w:t>EL PATRÓN</w:t>
      </w:r>
      <w:r w:rsidRPr="008E5F3B">
        <w:rPr>
          <w:rFonts w:ascii="Century Gothic" w:hAnsi="Century Gothic" w:cs="Arial"/>
          <w:b/>
          <w:bCs/>
          <w:sz w:val="22"/>
          <w:szCs w:val="22"/>
        </w:rPr>
        <w:t>”</w:t>
      </w:r>
      <w:r w:rsidRPr="008E5F3B">
        <w:rPr>
          <w:rFonts w:ascii="Century Gothic" w:hAnsi="Century Gothic" w:cs="Arial"/>
          <w:sz w:val="22"/>
          <w:szCs w:val="22"/>
        </w:rPr>
        <w:t xml:space="preserve"> </w:t>
      </w:r>
      <w:r w:rsidR="00683749" w:rsidRPr="008E5F3B">
        <w:rPr>
          <w:rFonts w:ascii="Century Gothic" w:hAnsi="Century Gothic" w:cs="Arial"/>
          <w:sz w:val="22"/>
          <w:szCs w:val="22"/>
        </w:rPr>
        <w:t xml:space="preserve">manifiesta que el presente contrato tiene la finalidad </w:t>
      </w:r>
      <w:r w:rsidR="00DD3D19" w:rsidRPr="008E5F3B">
        <w:rPr>
          <w:rFonts w:ascii="Century Gothic" w:hAnsi="Century Gothic" w:cs="Arial"/>
          <w:sz w:val="22"/>
          <w:szCs w:val="22"/>
        </w:rPr>
        <w:t xml:space="preserve">de actualizar la denominación social </w:t>
      </w:r>
      <w:r w:rsidR="00803FF1">
        <w:rPr>
          <w:rFonts w:ascii="Century Gothic" w:hAnsi="Century Gothic" w:cs="Arial"/>
          <w:sz w:val="22"/>
          <w:szCs w:val="22"/>
        </w:rPr>
        <w:t xml:space="preserve">de Sociedad Anónima de Capital Variable a Sociedad Anónima Promotora de Inversión de Capital Variable </w:t>
      </w:r>
      <w:r w:rsidR="00DD3D19" w:rsidRPr="008E5F3B">
        <w:rPr>
          <w:rFonts w:ascii="Century Gothic" w:hAnsi="Century Gothic" w:cs="Arial"/>
          <w:sz w:val="22"/>
          <w:szCs w:val="22"/>
        </w:rPr>
        <w:t>y no se modifican las condiciones laborales</w:t>
      </w:r>
      <w:r w:rsidR="006A368A" w:rsidRPr="008E5F3B">
        <w:rPr>
          <w:rFonts w:ascii="Century Gothic" w:hAnsi="Century Gothic" w:cs="Arial"/>
          <w:sz w:val="22"/>
          <w:szCs w:val="22"/>
        </w:rPr>
        <w:t xml:space="preserve"> a </w:t>
      </w:r>
      <w:r w:rsidR="006A368A" w:rsidRPr="008E5F3B">
        <w:rPr>
          <w:rFonts w:ascii="Century Gothic" w:hAnsi="Century Gothic" w:cs="Arial"/>
          <w:b/>
          <w:bCs/>
          <w:sz w:val="22"/>
          <w:szCs w:val="22"/>
        </w:rPr>
        <w:t xml:space="preserve">“EL TRABAJADOR” </w:t>
      </w:r>
    </w:p>
    <w:p w14:paraId="0BDF68D9" w14:textId="77777777" w:rsidR="005979BC" w:rsidRPr="008E5F3B" w:rsidRDefault="005979BC" w:rsidP="00586123">
      <w:pPr>
        <w:jc w:val="both"/>
        <w:rPr>
          <w:rFonts w:ascii="Century Gothic" w:hAnsi="Century Gothic" w:cs="Arial"/>
          <w:sz w:val="22"/>
          <w:szCs w:val="22"/>
        </w:rPr>
      </w:pPr>
    </w:p>
    <w:p w14:paraId="267B520A" w14:textId="7559BBF9" w:rsidR="00E93F04" w:rsidRDefault="00BB7E7A" w:rsidP="00586123">
      <w:pPr>
        <w:jc w:val="center"/>
        <w:rPr>
          <w:rFonts w:ascii="Century Gothic" w:hAnsi="Century Gothic" w:cs="Arial"/>
          <w:b/>
          <w:bCs/>
          <w:sz w:val="22"/>
          <w:szCs w:val="22"/>
        </w:rPr>
      </w:pPr>
      <w:r>
        <w:rPr>
          <w:rFonts w:ascii="Century Gothic" w:hAnsi="Century Gothic" w:cs="Arial"/>
          <w:b/>
          <w:bCs/>
          <w:sz w:val="22"/>
          <w:szCs w:val="22"/>
        </w:rPr>
        <w:t xml:space="preserve">RECONOCIMIENTO DE ANTIGÜEDAD </w:t>
      </w:r>
    </w:p>
    <w:p w14:paraId="7E3109EC" w14:textId="77777777" w:rsidR="00E93F04" w:rsidRDefault="00E93F04" w:rsidP="00E93F04">
      <w:pPr>
        <w:jc w:val="both"/>
        <w:rPr>
          <w:rFonts w:ascii="Century Gothic" w:hAnsi="Century Gothic" w:cs="Arial"/>
          <w:b/>
          <w:bCs/>
          <w:sz w:val="22"/>
          <w:szCs w:val="22"/>
        </w:rPr>
      </w:pPr>
    </w:p>
    <w:p w14:paraId="4A27E2A9" w14:textId="27055BCE" w:rsidR="00E93F04" w:rsidRPr="008E5F3B" w:rsidRDefault="00432717" w:rsidP="00E93F04">
      <w:pPr>
        <w:jc w:val="both"/>
        <w:rPr>
          <w:rFonts w:ascii="Century Gothic" w:hAnsi="Century Gothic" w:cs="Arial"/>
          <w:sz w:val="22"/>
          <w:szCs w:val="22"/>
        </w:rPr>
      </w:pPr>
      <w:r w:rsidRPr="008E5F3B">
        <w:rPr>
          <w:rFonts w:ascii="Century Gothic" w:hAnsi="Century Gothic" w:cs="Arial"/>
          <w:b/>
          <w:bCs/>
          <w:sz w:val="22"/>
          <w:szCs w:val="22"/>
        </w:rPr>
        <w:t>8.- “EL PATRÓN”</w:t>
      </w:r>
      <w:r w:rsidR="00BB7E7A" w:rsidRPr="008E5F3B">
        <w:rPr>
          <w:rFonts w:ascii="Century Gothic" w:hAnsi="Century Gothic" w:cs="Arial"/>
          <w:sz w:val="22"/>
          <w:szCs w:val="22"/>
        </w:rPr>
        <w:t xml:space="preserve"> </w:t>
      </w:r>
      <w:r w:rsidR="00CD1BE1" w:rsidRPr="008E5F3B">
        <w:rPr>
          <w:rFonts w:ascii="Century Gothic" w:hAnsi="Century Gothic" w:cs="Arial"/>
          <w:sz w:val="22"/>
          <w:szCs w:val="22"/>
        </w:rPr>
        <w:t xml:space="preserve">en este acto reconoce la antigüedad de </w:t>
      </w:r>
      <w:r w:rsidR="00CD1BE1" w:rsidRPr="008E5F3B">
        <w:rPr>
          <w:rFonts w:ascii="Century Gothic" w:hAnsi="Century Gothic" w:cs="Arial"/>
          <w:b/>
          <w:bCs/>
          <w:sz w:val="22"/>
          <w:szCs w:val="22"/>
        </w:rPr>
        <w:t>“el trabajador”</w:t>
      </w:r>
      <w:r w:rsidR="00CD1BE1" w:rsidRPr="008E5F3B">
        <w:rPr>
          <w:rFonts w:ascii="Century Gothic" w:hAnsi="Century Gothic" w:cs="Arial"/>
          <w:sz w:val="22"/>
          <w:szCs w:val="22"/>
        </w:rPr>
        <w:t>, quien ingresó el día ___</w:t>
      </w:r>
      <w:r w:rsidR="00DA14B4" w:rsidRPr="008E5F3B">
        <w:rPr>
          <w:rFonts w:ascii="Century Gothic" w:hAnsi="Century Gothic" w:cs="Arial"/>
          <w:sz w:val="22"/>
          <w:szCs w:val="22"/>
        </w:rPr>
        <w:t xml:space="preserve"> del mes de ________ de ________, con el puesto de </w:t>
      </w:r>
      <w:r w:rsidR="00DE5C1A" w:rsidRPr="008E5F3B">
        <w:rPr>
          <w:rFonts w:ascii="Century Gothic" w:hAnsi="Century Gothic" w:cs="Arial"/>
          <w:sz w:val="22"/>
          <w:szCs w:val="22"/>
        </w:rPr>
        <w:t xml:space="preserve">________________, con un salario </w:t>
      </w:r>
      <w:r w:rsidR="00CF0C05" w:rsidRPr="008E5F3B">
        <w:rPr>
          <w:rFonts w:ascii="Century Gothic" w:hAnsi="Century Gothic" w:cs="Arial"/>
          <w:sz w:val="22"/>
          <w:szCs w:val="22"/>
        </w:rPr>
        <w:t>de $_________________,</w:t>
      </w:r>
      <w:r w:rsidR="00C17694" w:rsidRPr="008E5F3B">
        <w:rPr>
          <w:rFonts w:ascii="Century Gothic" w:hAnsi="Century Gothic" w:cs="Arial"/>
          <w:sz w:val="22"/>
          <w:szCs w:val="22"/>
        </w:rPr>
        <w:t xml:space="preserve"> y actualmente desempeña el puesto de _______________ con un salario de $_____________________</w:t>
      </w:r>
    </w:p>
    <w:p w14:paraId="289EA3F8" w14:textId="77777777" w:rsidR="00E93F04" w:rsidRDefault="00E93F04" w:rsidP="00586123">
      <w:pPr>
        <w:jc w:val="center"/>
        <w:rPr>
          <w:rFonts w:ascii="Century Gothic" w:hAnsi="Century Gothic" w:cs="Arial"/>
          <w:b/>
          <w:bCs/>
          <w:sz w:val="22"/>
          <w:szCs w:val="22"/>
        </w:rPr>
      </w:pPr>
    </w:p>
    <w:p w14:paraId="553E2D0D" w14:textId="3A56A257"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TEMPORALIDAD DEL CONTRATO</w:t>
      </w:r>
    </w:p>
    <w:p w14:paraId="4D533D63" w14:textId="374066E2" w:rsidR="00800568" w:rsidRPr="00DF2F0B" w:rsidRDefault="00432717" w:rsidP="00586123">
      <w:pPr>
        <w:jc w:val="both"/>
        <w:rPr>
          <w:rFonts w:ascii="Century Gothic" w:hAnsi="Century Gothic" w:cs="Arial"/>
          <w:strike/>
          <w:sz w:val="22"/>
          <w:szCs w:val="22"/>
        </w:rPr>
      </w:pPr>
      <w:r>
        <w:rPr>
          <w:rFonts w:ascii="Century Gothic" w:hAnsi="Century Gothic" w:cs="Arial"/>
          <w:b/>
          <w:bCs/>
          <w:sz w:val="22"/>
          <w:szCs w:val="22"/>
        </w:rPr>
        <w:t>9</w:t>
      </w:r>
      <w:r w:rsidR="00332E97" w:rsidRPr="00DF2F0B">
        <w:rPr>
          <w:rFonts w:ascii="Century Gothic" w:hAnsi="Century Gothic" w:cs="Arial"/>
          <w:b/>
          <w:bCs/>
          <w:sz w:val="22"/>
          <w:szCs w:val="22"/>
        </w:rPr>
        <w:t>.-</w:t>
      </w:r>
      <w:r w:rsidR="00332E97" w:rsidRPr="00DF2F0B">
        <w:rPr>
          <w:rFonts w:ascii="Century Gothic" w:hAnsi="Century Gothic" w:cs="Arial"/>
          <w:sz w:val="22"/>
          <w:szCs w:val="22"/>
        </w:rPr>
        <w:t xml:space="preserve"> </w:t>
      </w:r>
      <w:r w:rsidR="00800568" w:rsidRPr="00DF2F0B">
        <w:rPr>
          <w:rFonts w:ascii="Century Gothic" w:hAnsi="Century Gothic" w:cs="Arial"/>
          <w:sz w:val="22"/>
          <w:szCs w:val="22"/>
        </w:rPr>
        <w:t xml:space="preserve">El contrato se celebra por tiempo </w:t>
      </w:r>
      <w:r w:rsidR="0012139C" w:rsidRPr="0012139C">
        <w:rPr>
          <w:rFonts w:ascii="Century Gothic" w:hAnsi="Century Gothic" w:cs="Arial"/>
          <w:b/>
          <w:bCs/>
          <w:sz w:val="22"/>
          <w:szCs w:val="22"/>
        </w:rPr>
        <w:t>IN</w:t>
      </w:r>
      <w:r w:rsidR="0018564B" w:rsidRPr="00DF2F0B">
        <w:rPr>
          <w:rFonts w:ascii="Century Gothic" w:hAnsi="Century Gothic" w:cs="Arial"/>
          <w:b/>
          <w:bCs/>
          <w:sz w:val="22"/>
          <w:szCs w:val="22"/>
        </w:rPr>
        <w:t>DETERMINADO</w:t>
      </w:r>
      <w:r w:rsidR="0012139C">
        <w:rPr>
          <w:rFonts w:ascii="Century Gothic" w:hAnsi="Century Gothic" w:cs="Arial"/>
          <w:b/>
          <w:bCs/>
          <w:sz w:val="22"/>
          <w:szCs w:val="22"/>
        </w:rPr>
        <w:t>.</w:t>
      </w:r>
      <w:r w:rsidR="0018564B" w:rsidRPr="00DF2F0B">
        <w:rPr>
          <w:rFonts w:ascii="Century Gothic" w:hAnsi="Century Gothic" w:cs="Arial"/>
          <w:b/>
          <w:bCs/>
          <w:sz w:val="22"/>
          <w:szCs w:val="22"/>
        </w:rPr>
        <w:t xml:space="preserve"> </w:t>
      </w:r>
    </w:p>
    <w:p w14:paraId="769F1633" w14:textId="77777777" w:rsidR="005C002B" w:rsidRPr="00DF2F0B" w:rsidRDefault="005C002B" w:rsidP="00586123">
      <w:pPr>
        <w:jc w:val="both"/>
        <w:rPr>
          <w:rFonts w:ascii="Century Gothic" w:hAnsi="Century Gothic" w:cs="Arial"/>
          <w:sz w:val="22"/>
          <w:szCs w:val="22"/>
        </w:rPr>
      </w:pPr>
    </w:p>
    <w:p w14:paraId="6FD27FC3" w14:textId="6FB30FF7"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PUESTO Y ACTIVIDADES DE</w:t>
      </w:r>
      <w:r w:rsidR="000E54B5" w:rsidRPr="00DF2F0B">
        <w:rPr>
          <w:rFonts w:ascii="Century Gothic" w:hAnsi="Century Gothic" w:cs="Arial"/>
          <w:b/>
          <w:bCs/>
          <w:sz w:val="22"/>
          <w:szCs w:val="22"/>
        </w:rPr>
        <w:t>L T</w:t>
      </w:r>
      <w:r w:rsidRPr="00DF2F0B">
        <w:rPr>
          <w:rFonts w:ascii="Century Gothic" w:hAnsi="Century Gothic" w:cs="Arial"/>
          <w:b/>
          <w:bCs/>
          <w:sz w:val="22"/>
          <w:szCs w:val="22"/>
        </w:rPr>
        <w:t>RABAJADOR</w:t>
      </w:r>
    </w:p>
    <w:p w14:paraId="02E939FE" w14:textId="535E7722" w:rsidR="005979BC" w:rsidRPr="00DF2F0B" w:rsidRDefault="008A779D" w:rsidP="00586123">
      <w:pPr>
        <w:jc w:val="both"/>
        <w:rPr>
          <w:rFonts w:ascii="Century Gothic" w:hAnsi="Century Gothic" w:cs="Arial"/>
          <w:sz w:val="22"/>
          <w:szCs w:val="22"/>
        </w:rPr>
      </w:pPr>
      <w:r>
        <w:rPr>
          <w:rFonts w:ascii="Century Gothic" w:hAnsi="Century Gothic" w:cs="Arial"/>
          <w:b/>
          <w:bCs/>
          <w:sz w:val="22"/>
          <w:szCs w:val="22"/>
        </w:rPr>
        <w:t>10</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w:t>
      </w:r>
      <w:r w:rsidR="008B5563" w:rsidRPr="00DF2F0B">
        <w:rPr>
          <w:rFonts w:ascii="Century Gothic" w:hAnsi="Century Gothic" w:cs="Arial"/>
          <w:b/>
          <w:bCs/>
          <w:sz w:val="22"/>
          <w:szCs w:val="22"/>
        </w:rPr>
        <w:t>“</w:t>
      </w:r>
      <w:r w:rsidR="008B5563" w:rsidRPr="00DF2F0B">
        <w:rPr>
          <w:rFonts w:ascii="Century Gothic" w:hAnsi="Century Gothic" w:cs="Arial"/>
          <w:b/>
          <w:bCs/>
          <w:sz w:val="22"/>
          <w:szCs w:val="22"/>
          <w:highlight w:val="yellow"/>
        </w:rPr>
        <w:t>EL TRABAJADOR</w:t>
      </w:r>
      <w:r w:rsidR="008B5563" w:rsidRPr="00DF2F0B">
        <w:rPr>
          <w:rFonts w:ascii="Century Gothic" w:hAnsi="Century Gothic" w:cs="Arial"/>
          <w:b/>
          <w:bCs/>
          <w:sz w:val="22"/>
          <w:szCs w:val="22"/>
        </w:rPr>
        <w:t>”</w:t>
      </w:r>
      <w:r w:rsidR="008B5563" w:rsidRPr="00DF2F0B">
        <w:rPr>
          <w:rFonts w:ascii="Century Gothic" w:hAnsi="Century Gothic" w:cs="Arial"/>
          <w:sz w:val="22"/>
          <w:szCs w:val="22"/>
        </w:rPr>
        <w:t xml:space="preserve"> se obliga a prestar sus servicios personales y subordinados </w:t>
      </w:r>
      <w:r w:rsidR="00E56EA9" w:rsidRPr="00DF2F0B">
        <w:rPr>
          <w:rFonts w:ascii="Century Gothic" w:hAnsi="Century Gothic" w:cs="Arial"/>
          <w:sz w:val="22"/>
          <w:szCs w:val="22"/>
        </w:rPr>
        <w:t xml:space="preserve">con la intensidad, cuidado y espero apropiados, en la categoría, jornada y lugar que se mencionan a continuación, </w:t>
      </w:r>
      <w:r w:rsidR="00367339" w:rsidRPr="00DF2F0B">
        <w:rPr>
          <w:rFonts w:ascii="Century Gothic" w:hAnsi="Century Gothic" w:cs="Arial"/>
          <w:sz w:val="22"/>
          <w:szCs w:val="22"/>
        </w:rPr>
        <w:t xml:space="preserve">en </w:t>
      </w:r>
      <w:r w:rsidR="005D6B71" w:rsidRPr="00DF2F0B">
        <w:rPr>
          <w:rFonts w:ascii="Century Gothic" w:hAnsi="Century Gothic" w:cs="Arial"/>
          <w:sz w:val="22"/>
          <w:szCs w:val="22"/>
        </w:rPr>
        <w:t>el puesto de</w:t>
      </w:r>
      <w:r w:rsidR="00E063D4" w:rsidRPr="00DF2F0B">
        <w:rPr>
          <w:rFonts w:ascii="Century Gothic" w:hAnsi="Century Gothic" w:cs="Arial"/>
          <w:b/>
          <w:bCs/>
          <w:sz w:val="22"/>
          <w:szCs w:val="22"/>
        </w:rPr>
        <w:t xml:space="preserve"> </w:t>
      </w:r>
      <w:r w:rsidR="005C002B" w:rsidRPr="00DF2F0B">
        <w:rPr>
          <w:rFonts w:ascii="Century Gothic" w:hAnsi="Century Gothic" w:cs="Arial"/>
          <w:b/>
          <w:bCs/>
          <w:sz w:val="22"/>
          <w:szCs w:val="22"/>
        </w:rPr>
        <w:t>*******************</w:t>
      </w:r>
      <w:r w:rsidR="00112E3B" w:rsidRPr="00DF2F0B">
        <w:rPr>
          <w:rFonts w:ascii="Century Gothic" w:hAnsi="Century Gothic" w:cs="Arial"/>
          <w:b/>
          <w:bCs/>
          <w:sz w:val="22"/>
          <w:szCs w:val="22"/>
        </w:rPr>
        <w:t xml:space="preserve">, </w:t>
      </w:r>
      <w:r w:rsidR="005D6B71" w:rsidRPr="00DF2F0B">
        <w:rPr>
          <w:rFonts w:ascii="Century Gothic" w:hAnsi="Century Gothic" w:cs="Arial"/>
          <w:sz w:val="22"/>
          <w:szCs w:val="22"/>
        </w:rPr>
        <w:t xml:space="preserve">teniendo como actividades principales </w:t>
      </w:r>
      <w:r w:rsidR="00800568" w:rsidRPr="00DF2F0B">
        <w:rPr>
          <w:rFonts w:ascii="Century Gothic" w:hAnsi="Century Gothic" w:cs="Arial"/>
          <w:sz w:val="22"/>
          <w:szCs w:val="22"/>
        </w:rPr>
        <w:t>las siguientes</w:t>
      </w:r>
      <w:r w:rsidR="005D6B71" w:rsidRPr="00DF2F0B">
        <w:rPr>
          <w:rFonts w:ascii="Century Gothic" w:hAnsi="Century Gothic" w:cs="Arial"/>
          <w:sz w:val="22"/>
          <w:szCs w:val="22"/>
        </w:rPr>
        <w:t>:</w:t>
      </w:r>
      <w:r w:rsidR="00D52D92">
        <w:rPr>
          <w:rFonts w:ascii="Century Gothic" w:hAnsi="Century Gothic" w:cs="Arial"/>
          <w:sz w:val="22"/>
          <w:szCs w:val="22"/>
        </w:rPr>
        <w:t xml:space="preserve"> _________________________</w:t>
      </w:r>
    </w:p>
    <w:p w14:paraId="7FDF7546" w14:textId="77777777" w:rsidR="00A1323F" w:rsidRPr="00DF2F0B" w:rsidRDefault="00A1323F" w:rsidP="00586123">
      <w:pPr>
        <w:jc w:val="both"/>
        <w:rPr>
          <w:rFonts w:ascii="Century Gothic" w:hAnsi="Century Gothic" w:cs="Arial"/>
          <w:sz w:val="22"/>
          <w:szCs w:val="22"/>
        </w:rPr>
      </w:pPr>
    </w:p>
    <w:p w14:paraId="1328A22D" w14:textId="27F81160" w:rsidR="00800568" w:rsidRPr="00DF2F0B" w:rsidRDefault="00367339" w:rsidP="00586123">
      <w:pPr>
        <w:jc w:val="both"/>
        <w:rPr>
          <w:rFonts w:ascii="Century Gothic" w:hAnsi="Century Gothic" w:cs="Arial"/>
          <w:sz w:val="22"/>
          <w:szCs w:val="22"/>
        </w:rPr>
      </w:pPr>
      <w:r w:rsidRPr="00DF2F0B">
        <w:rPr>
          <w:rFonts w:ascii="Century Gothic" w:hAnsi="Century Gothic" w:cs="Arial"/>
          <w:b/>
          <w:bCs/>
          <w:sz w:val="22"/>
          <w:szCs w:val="22"/>
        </w:rPr>
        <w:t>“</w:t>
      </w:r>
      <w:r w:rsidRPr="00DF2F0B">
        <w:rPr>
          <w:rFonts w:ascii="Century Gothic" w:hAnsi="Century Gothic" w:cs="Arial"/>
          <w:b/>
          <w:bCs/>
          <w:sz w:val="22"/>
          <w:szCs w:val="22"/>
          <w:highlight w:val="yellow"/>
        </w:rPr>
        <w:t>EL TRABAJADOR</w:t>
      </w:r>
      <w:r w:rsidRPr="00DF2F0B">
        <w:rPr>
          <w:rFonts w:ascii="Century Gothic" w:hAnsi="Century Gothic" w:cs="Arial"/>
          <w:b/>
          <w:bCs/>
          <w:sz w:val="22"/>
          <w:szCs w:val="22"/>
        </w:rPr>
        <w:t>”</w:t>
      </w:r>
      <w:r w:rsidRPr="00DF2F0B">
        <w:rPr>
          <w:rFonts w:ascii="Century Gothic" w:hAnsi="Century Gothic" w:cs="Arial"/>
          <w:sz w:val="22"/>
          <w:szCs w:val="22"/>
        </w:rPr>
        <w:t xml:space="preserve"> </w:t>
      </w:r>
      <w:r w:rsidR="009A72B5" w:rsidRPr="00DF2F0B">
        <w:rPr>
          <w:rFonts w:ascii="Century Gothic" w:hAnsi="Century Gothic" w:cs="Arial"/>
          <w:sz w:val="22"/>
          <w:szCs w:val="22"/>
        </w:rPr>
        <w:t>tiene conocimiento que estas</w:t>
      </w:r>
      <w:r w:rsidR="00800568" w:rsidRPr="00DF2F0B">
        <w:rPr>
          <w:rFonts w:ascii="Century Gothic" w:hAnsi="Century Gothic" w:cs="Arial"/>
          <w:sz w:val="22"/>
          <w:szCs w:val="22"/>
        </w:rPr>
        <w:t xml:space="preserve"> actividades son enunciativas mas no limitativas</w:t>
      </w:r>
      <w:r w:rsidR="009A72B5" w:rsidRPr="00DF2F0B">
        <w:rPr>
          <w:rFonts w:ascii="Century Gothic" w:hAnsi="Century Gothic" w:cs="Arial"/>
          <w:sz w:val="22"/>
          <w:szCs w:val="22"/>
        </w:rPr>
        <w:t xml:space="preserve"> y por lo tanto podrá desarrollar aquellas actividades conexas a sus actividades principales.</w:t>
      </w:r>
    </w:p>
    <w:p w14:paraId="15CE6683" w14:textId="77777777" w:rsidR="00800568" w:rsidRPr="00DF2F0B" w:rsidRDefault="00800568" w:rsidP="00586123">
      <w:pPr>
        <w:jc w:val="both"/>
        <w:rPr>
          <w:rFonts w:ascii="Century Gothic" w:hAnsi="Century Gothic" w:cs="Arial"/>
          <w:sz w:val="22"/>
          <w:szCs w:val="22"/>
        </w:rPr>
      </w:pPr>
    </w:p>
    <w:p w14:paraId="0048008C" w14:textId="64A9964C" w:rsidR="00800568" w:rsidRPr="00DF2F0B" w:rsidRDefault="00DF2D04" w:rsidP="00586123">
      <w:pPr>
        <w:jc w:val="both"/>
        <w:rPr>
          <w:rFonts w:ascii="Century Gothic" w:hAnsi="Century Gothic" w:cs="Arial"/>
          <w:sz w:val="22"/>
          <w:szCs w:val="22"/>
        </w:rPr>
      </w:pPr>
      <w:r w:rsidRPr="00DF2F0B">
        <w:rPr>
          <w:rFonts w:ascii="Century Gothic" w:hAnsi="Century Gothic" w:cs="Arial"/>
          <w:sz w:val="22"/>
          <w:szCs w:val="22"/>
        </w:rPr>
        <w:t xml:space="preserve">En </w:t>
      </w:r>
      <w:r w:rsidR="00800568" w:rsidRPr="00DF2F0B">
        <w:rPr>
          <w:rFonts w:ascii="Century Gothic" w:hAnsi="Century Gothic" w:cs="Arial"/>
          <w:sz w:val="22"/>
          <w:szCs w:val="22"/>
        </w:rPr>
        <w:t xml:space="preserve">términos del artículo 27 de la Ley Federal del Trabajo </w:t>
      </w:r>
      <w:r w:rsidR="00C23400" w:rsidRPr="00DF2F0B">
        <w:rPr>
          <w:rFonts w:ascii="Century Gothic" w:hAnsi="Century Gothic" w:cs="Arial"/>
          <w:b/>
          <w:bCs/>
          <w:sz w:val="22"/>
          <w:szCs w:val="22"/>
        </w:rPr>
        <w:t>“EL PATRÓN”</w:t>
      </w:r>
      <w:r w:rsidR="00800568" w:rsidRPr="00DF2F0B">
        <w:rPr>
          <w:rFonts w:ascii="Century Gothic" w:hAnsi="Century Gothic" w:cs="Arial"/>
          <w:sz w:val="22"/>
          <w:szCs w:val="22"/>
        </w:rPr>
        <w:t xml:space="preserve"> podrá requerir a</w:t>
      </w:r>
      <w:r w:rsidR="00355B13" w:rsidRPr="00DF2F0B">
        <w:rPr>
          <w:rFonts w:ascii="Century Gothic" w:hAnsi="Century Gothic" w:cs="Arial"/>
          <w:sz w:val="22"/>
          <w:szCs w:val="22"/>
        </w:rPr>
        <w:t xml:space="preserve"> </w:t>
      </w:r>
      <w:r w:rsidR="00C23400" w:rsidRPr="00DF2F0B">
        <w:rPr>
          <w:rFonts w:ascii="Century Gothic" w:hAnsi="Century Gothic" w:cs="Arial"/>
          <w:b/>
          <w:bCs/>
          <w:sz w:val="22"/>
          <w:szCs w:val="22"/>
        </w:rPr>
        <w:t>“</w:t>
      </w:r>
      <w:r w:rsidR="00C23400" w:rsidRPr="00DF2F0B">
        <w:rPr>
          <w:rFonts w:ascii="Century Gothic" w:hAnsi="Century Gothic" w:cs="Arial"/>
          <w:b/>
          <w:bCs/>
          <w:sz w:val="22"/>
          <w:szCs w:val="22"/>
          <w:highlight w:val="yellow"/>
        </w:rPr>
        <w:t>EL TRABAJADOR</w:t>
      </w:r>
      <w:r w:rsidR="00C23400" w:rsidRPr="00DF2F0B">
        <w:rPr>
          <w:rFonts w:ascii="Century Gothic" w:hAnsi="Century Gothic" w:cs="Arial"/>
          <w:b/>
          <w:bCs/>
          <w:sz w:val="22"/>
          <w:szCs w:val="22"/>
        </w:rPr>
        <w:t>”</w:t>
      </w:r>
      <w:r w:rsidR="00C23400" w:rsidRPr="00DF2F0B">
        <w:rPr>
          <w:rFonts w:ascii="Century Gothic" w:hAnsi="Century Gothic" w:cs="Arial"/>
          <w:sz w:val="22"/>
          <w:szCs w:val="22"/>
        </w:rPr>
        <w:t xml:space="preserve"> </w:t>
      </w:r>
      <w:r w:rsidR="00800568" w:rsidRPr="00DF2F0B">
        <w:rPr>
          <w:rFonts w:ascii="Century Gothic" w:hAnsi="Century Gothic" w:cs="Arial"/>
          <w:sz w:val="22"/>
          <w:szCs w:val="22"/>
        </w:rPr>
        <w:t>todas aquellas actividades que tengan relación con el puesto y con lo dispuesto en este contrato</w:t>
      </w:r>
      <w:r w:rsidR="00732CA5" w:rsidRPr="00DF2F0B">
        <w:rPr>
          <w:rFonts w:ascii="Century Gothic" w:hAnsi="Century Gothic" w:cs="Arial"/>
          <w:sz w:val="22"/>
          <w:szCs w:val="22"/>
        </w:rPr>
        <w:t xml:space="preserve"> </w:t>
      </w:r>
      <w:r w:rsidR="00A1323F" w:rsidRPr="00DF2F0B">
        <w:rPr>
          <w:rFonts w:ascii="Century Gothic" w:hAnsi="Century Gothic" w:cs="Arial"/>
          <w:sz w:val="22"/>
          <w:szCs w:val="22"/>
        </w:rPr>
        <w:t>de acuerdo con el</w:t>
      </w:r>
      <w:r w:rsidR="00732CA5" w:rsidRPr="00DF2F0B">
        <w:rPr>
          <w:rFonts w:ascii="Century Gothic" w:hAnsi="Century Gothic" w:cs="Arial"/>
          <w:sz w:val="22"/>
          <w:szCs w:val="22"/>
        </w:rPr>
        <w:t xml:space="preserve"> objeto de la razón social</w:t>
      </w:r>
      <w:r w:rsidR="00800568" w:rsidRPr="00DF2F0B">
        <w:rPr>
          <w:rFonts w:ascii="Century Gothic" w:hAnsi="Century Gothic" w:cs="Arial"/>
          <w:sz w:val="22"/>
          <w:szCs w:val="22"/>
        </w:rPr>
        <w:t>.</w:t>
      </w:r>
    </w:p>
    <w:p w14:paraId="18D3F0CF" w14:textId="77777777" w:rsidR="00A1323F" w:rsidRPr="00DF2F0B" w:rsidRDefault="00A1323F" w:rsidP="00586123">
      <w:pPr>
        <w:jc w:val="both"/>
        <w:rPr>
          <w:rFonts w:ascii="Century Gothic" w:hAnsi="Century Gothic" w:cs="Arial"/>
          <w:sz w:val="22"/>
          <w:szCs w:val="22"/>
        </w:rPr>
      </w:pPr>
    </w:p>
    <w:p w14:paraId="5713A684" w14:textId="1CCE5231" w:rsidR="00800568" w:rsidRPr="00DF2F0B" w:rsidRDefault="005F31C4" w:rsidP="00586123">
      <w:pPr>
        <w:jc w:val="both"/>
        <w:rPr>
          <w:rFonts w:ascii="Century Gothic" w:hAnsi="Century Gothic" w:cs="Arial"/>
          <w:sz w:val="22"/>
          <w:szCs w:val="22"/>
        </w:rPr>
      </w:pPr>
      <w:r w:rsidRPr="00DF2F0B">
        <w:rPr>
          <w:rFonts w:ascii="Century Gothic" w:hAnsi="Century Gothic" w:cs="Arial"/>
          <w:sz w:val="22"/>
          <w:szCs w:val="22"/>
        </w:rPr>
        <w:t xml:space="preserve">Cualquier </w:t>
      </w:r>
      <w:r w:rsidR="00800568" w:rsidRPr="00DF2F0B">
        <w:rPr>
          <w:rFonts w:ascii="Century Gothic" w:hAnsi="Century Gothic" w:cs="Arial"/>
          <w:sz w:val="22"/>
          <w:szCs w:val="22"/>
        </w:rPr>
        <w:t xml:space="preserve">modificación al contrato </w:t>
      </w:r>
      <w:r w:rsidRPr="00DF2F0B">
        <w:rPr>
          <w:rFonts w:ascii="Century Gothic" w:hAnsi="Century Gothic" w:cs="Arial"/>
          <w:sz w:val="22"/>
          <w:szCs w:val="22"/>
        </w:rPr>
        <w:t xml:space="preserve">se </w:t>
      </w:r>
      <w:r w:rsidR="00F47DC1" w:rsidRPr="00DF2F0B">
        <w:rPr>
          <w:rFonts w:ascii="Century Gothic" w:hAnsi="Century Gothic" w:cs="Arial"/>
          <w:sz w:val="22"/>
          <w:szCs w:val="22"/>
        </w:rPr>
        <w:t xml:space="preserve">realizará </w:t>
      </w:r>
      <w:r w:rsidR="00800568" w:rsidRPr="00DF2F0B">
        <w:rPr>
          <w:rFonts w:ascii="Century Gothic" w:hAnsi="Century Gothic" w:cs="Arial"/>
          <w:sz w:val="22"/>
          <w:szCs w:val="22"/>
        </w:rPr>
        <w:t xml:space="preserve">mediante un anexo firmado por </w:t>
      </w:r>
      <w:r w:rsidR="00601AF2" w:rsidRPr="00DF2F0B">
        <w:rPr>
          <w:rFonts w:ascii="Century Gothic" w:hAnsi="Century Gothic" w:cs="Arial"/>
          <w:b/>
          <w:bCs/>
          <w:sz w:val="22"/>
          <w:szCs w:val="22"/>
        </w:rPr>
        <w:t>“</w:t>
      </w:r>
      <w:r w:rsidR="00EF1615" w:rsidRPr="00DF2F0B">
        <w:rPr>
          <w:rFonts w:ascii="Century Gothic" w:hAnsi="Century Gothic" w:cs="Arial"/>
          <w:b/>
          <w:bCs/>
          <w:sz w:val="22"/>
          <w:szCs w:val="22"/>
        </w:rPr>
        <w:t>LAS PARTES</w:t>
      </w:r>
      <w:r w:rsidR="00601AF2" w:rsidRPr="00DF2F0B">
        <w:rPr>
          <w:rFonts w:ascii="Century Gothic" w:hAnsi="Century Gothic" w:cs="Arial"/>
          <w:b/>
          <w:bCs/>
          <w:sz w:val="22"/>
          <w:szCs w:val="22"/>
        </w:rPr>
        <w:t>”</w:t>
      </w:r>
      <w:r w:rsidR="00800568" w:rsidRPr="00DF2F0B">
        <w:rPr>
          <w:rFonts w:ascii="Century Gothic" w:hAnsi="Century Gothic" w:cs="Arial"/>
          <w:sz w:val="22"/>
          <w:szCs w:val="22"/>
        </w:rPr>
        <w:t xml:space="preserve"> y que integrará </w:t>
      </w:r>
      <w:r w:rsidR="00601AF2" w:rsidRPr="00DF2F0B">
        <w:rPr>
          <w:rFonts w:ascii="Century Gothic" w:hAnsi="Century Gothic" w:cs="Arial"/>
          <w:sz w:val="22"/>
          <w:szCs w:val="22"/>
        </w:rPr>
        <w:t xml:space="preserve">a </w:t>
      </w:r>
      <w:r w:rsidR="00800568" w:rsidRPr="00DF2F0B">
        <w:rPr>
          <w:rFonts w:ascii="Century Gothic" w:hAnsi="Century Gothic" w:cs="Arial"/>
          <w:sz w:val="22"/>
          <w:szCs w:val="22"/>
        </w:rPr>
        <w:t xml:space="preserve">el expediente </w:t>
      </w:r>
      <w:r w:rsidR="0018564B" w:rsidRPr="00DF2F0B">
        <w:rPr>
          <w:rFonts w:ascii="Century Gothic" w:hAnsi="Century Gothic" w:cs="Arial"/>
          <w:sz w:val="22"/>
          <w:szCs w:val="22"/>
        </w:rPr>
        <w:t>de</w:t>
      </w:r>
      <w:r w:rsidR="00CA6FB9" w:rsidRPr="00DF2F0B">
        <w:rPr>
          <w:rFonts w:ascii="Century Gothic" w:hAnsi="Century Gothic" w:cs="Arial"/>
          <w:sz w:val="22"/>
          <w:szCs w:val="22"/>
        </w:rPr>
        <w:t xml:space="preserve"> </w:t>
      </w:r>
      <w:r w:rsidR="00CA6FB9" w:rsidRPr="00DF2F0B">
        <w:rPr>
          <w:rFonts w:ascii="Century Gothic" w:hAnsi="Century Gothic" w:cs="Arial"/>
          <w:b/>
          <w:bCs/>
          <w:sz w:val="22"/>
          <w:szCs w:val="22"/>
        </w:rPr>
        <w:t>“</w:t>
      </w:r>
      <w:r w:rsidR="00CA6FB9" w:rsidRPr="00DF2F0B">
        <w:rPr>
          <w:rFonts w:ascii="Century Gothic" w:hAnsi="Century Gothic" w:cs="Arial"/>
          <w:b/>
          <w:bCs/>
          <w:sz w:val="22"/>
          <w:szCs w:val="22"/>
          <w:highlight w:val="yellow"/>
        </w:rPr>
        <w:t>EL TRABAJADOR</w:t>
      </w:r>
      <w:r w:rsidR="00CA6FB9" w:rsidRPr="00DF2F0B">
        <w:rPr>
          <w:rFonts w:ascii="Century Gothic" w:hAnsi="Century Gothic" w:cs="Arial"/>
          <w:b/>
          <w:bCs/>
          <w:sz w:val="22"/>
          <w:szCs w:val="22"/>
        </w:rPr>
        <w:t>”</w:t>
      </w:r>
      <w:r w:rsidR="00A1323F" w:rsidRPr="00DF2F0B">
        <w:rPr>
          <w:rFonts w:ascii="Century Gothic" w:hAnsi="Century Gothic" w:cs="Arial"/>
          <w:b/>
          <w:bCs/>
          <w:sz w:val="22"/>
          <w:szCs w:val="22"/>
        </w:rPr>
        <w:t>.</w:t>
      </w:r>
      <w:r w:rsidR="00CA6FB9" w:rsidRPr="00DF2F0B">
        <w:rPr>
          <w:rFonts w:ascii="Century Gothic" w:hAnsi="Century Gothic" w:cs="Arial"/>
          <w:sz w:val="22"/>
          <w:szCs w:val="22"/>
        </w:rPr>
        <w:t xml:space="preserve"> </w:t>
      </w:r>
    </w:p>
    <w:p w14:paraId="27E80B11" w14:textId="77777777" w:rsidR="00800568" w:rsidRPr="00DF2F0B" w:rsidRDefault="00800568" w:rsidP="00586123">
      <w:pPr>
        <w:jc w:val="both"/>
        <w:rPr>
          <w:rFonts w:ascii="Century Gothic" w:hAnsi="Century Gothic" w:cs="Arial"/>
          <w:sz w:val="22"/>
          <w:szCs w:val="22"/>
        </w:rPr>
      </w:pPr>
    </w:p>
    <w:p w14:paraId="0BFD6159" w14:textId="1EA5A0A0" w:rsidR="00800568" w:rsidRPr="00DF2F0B" w:rsidRDefault="00415A6B" w:rsidP="00586123">
      <w:pPr>
        <w:jc w:val="both"/>
        <w:rPr>
          <w:rFonts w:ascii="Century Gothic" w:hAnsi="Century Gothic" w:cs="Arial"/>
          <w:sz w:val="22"/>
          <w:szCs w:val="22"/>
        </w:rPr>
      </w:pPr>
      <w:r w:rsidRPr="00DF2F0B">
        <w:rPr>
          <w:rFonts w:ascii="Century Gothic" w:hAnsi="Century Gothic" w:cs="Arial"/>
          <w:sz w:val="22"/>
          <w:szCs w:val="22"/>
        </w:rPr>
        <w:t>En atención a lo que establece</w:t>
      </w:r>
      <w:r w:rsidR="00300411" w:rsidRPr="00DF2F0B">
        <w:rPr>
          <w:rFonts w:ascii="Century Gothic" w:hAnsi="Century Gothic" w:cs="Arial"/>
          <w:sz w:val="22"/>
          <w:szCs w:val="22"/>
        </w:rPr>
        <w:t>n los artículo</w:t>
      </w:r>
      <w:r w:rsidR="004863FC" w:rsidRPr="00DF2F0B">
        <w:rPr>
          <w:rFonts w:ascii="Century Gothic" w:hAnsi="Century Gothic" w:cs="Arial"/>
          <w:sz w:val="22"/>
          <w:szCs w:val="22"/>
        </w:rPr>
        <w:t>s</w:t>
      </w:r>
      <w:r w:rsidR="00300411" w:rsidRPr="00DF2F0B">
        <w:rPr>
          <w:rFonts w:ascii="Century Gothic" w:hAnsi="Century Gothic" w:cs="Arial"/>
          <w:sz w:val="22"/>
          <w:szCs w:val="22"/>
        </w:rPr>
        <w:t xml:space="preserve"> 46 y 47 de la Ley Federal del Trabajo, </w:t>
      </w:r>
      <w:r w:rsidR="0090265E" w:rsidRPr="00DF2F0B">
        <w:rPr>
          <w:rFonts w:ascii="Century Gothic" w:hAnsi="Century Gothic" w:cs="Arial"/>
          <w:sz w:val="22"/>
          <w:szCs w:val="22"/>
        </w:rPr>
        <w:t>p</w:t>
      </w:r>
      <w:r w:rsidR="00800568" w:rsidRPr="00DF2F0B">
        <w:rPr>
          <w:rFonts w:ascii="Century Gothic" w:hAnsi="Century Gothic" w:cs="Arial"/>
          <w:sz w:val="22"/>
          <w:szCs w:val="22"/>
        </w:rPr>
        <w:t xml:space="preserve">ara el caso de que </w:t>
      </w:r>
      <w:r w:rsidR="00C504AC" w:rsidRPr="00DF2F0B">
        <w:rPr>
          <w:rFonts w:ascii="Century Gothic" w:hAnsi="Century Gothic" w:cs="Arial"/>
          <w:b/>
          <w:bCs/>
          <w:sz w:val="22"/>
          <w:szCs w:val="22"/>
        </w:rPr>
        <w:t>“</w:t>
      </w:r>
      <w:r w:rsidR="00C504AC" w:rsidRPr="00DF2F0B">
        <w:rPr>
          <w:rFonts w:ascii="Century Gothic" w:hAnsi="Century Gothic" w:cs="Arial"/>
          <w:b/>
          <w:bCs/>
          <w:sz w:val="22"/>
          <w:szCs w:val="22"/>
          <w:highlight w:val="yellow"/>
        </w:rPr>
        <w:t>EL TRABAJADOR</w:t>
      </w:r>
      <w:r w:rsidR="00C504AC" w:rsidRPr="00DF2F0B">
        <w:rPr>
          <w:rFonts w:ascii="Century Gothic" w:hAnsi="Century Gothic" w:cs="Arial"/>
          <w:b/>
          <w:bCs/>
          <w:sz w:val="22"/>
          <w:szCs w:val="22"/>
        </w:rPr>
        <w:t>”</w:t>
      </w:r>
      <w:r w:rsidR="00C504AC" w:rsidRPr="00DF2F0B">
        <w:rPr>
          <w:rFonts w:ascii="Century Gothic" w:hAnsi="Century Gothic" w:cs="Arial"/>
          <w:sz w:val="22"/>
          <w:szCs w:val="22"/>
        </w:rPr>
        <w:t xml:space="preserve"> </w:t>
      </w:r>
      <w:r w:rsidR="00800568" w:rsidRPr="00DF2F0B">
        <w:rPr>
          <w:rFonts w:ascii="Century Gothic" w:hAnsi="Century Gothic" w:cs="Arial"/>
          <w:sz w:val="22"/>
          <w:szCs w:val="22"/>
        </w:rPr>
        <w:t>se niegue a realizar las actividades asignadas</w:t>
      </w:r>
      <w:r w:rsidR="00BA479D" w:rsidRPr="00DF2F0B">
        <w:rPr>
          <w:rFonts w:ascii="Century Gothic" w:hAnsi="Century Gothic" w:cs="Arial"/>
          <w:sz w:val="22"/>
          <w:szCs w:val="22"/>
        </w:rPr>
        <w:t>, se realizará el trámite administrativo y jurisdicciona</w:t>
      </w:r>
      <w:r w:rsidR="00317B18" w:rsidRPr="00DF2F0B">
        <w:rPr>
          <w:rFonts w:ascii="Century Gothic" w:hAnsi="Century Gothic" w:cs="Arial"/>
          <w:sz w:val="22"/>
          <w:szCs w:val="22"/>
        </w:rPr>
        <w:t xml:space="preserve">l, para </w:t>
      </w:r>
      <w:r w:rsidR="00D24B5A" w:rsidRPr="00DF2F0B">
        <w:rPr>
          <w:rFonts w:ascii="Century Gothic" w:hAnsi="Century Gothic" w:cs="Arial"/>
          <w:sz w:val="22"/>
          <w:szCs w:val="22"/>
        </w:rPr>
        <w:t>realizar la terminación de la relación labora</w:t>
      </w:r>
      <w:r w:rsidR="009C5313" w:rsidRPr="00DF2F0B">
        <w:rPr>
          <w:rFonts w:ascii="Century Gothic" w:hAnsi="Century Gothic" w:cs="Arial"/>
          <w:sz w:val="22"/>
          <w:szCs w:val="22"/>
        </w:rPr>
        <w:t>l</w:t>
      </w:r>
      <w:r w:rsidR="00800568" w:rsidRPr="00DF2F0B">
        <w:rPr>
          <w:rFonts w:ascii="Century Gothic" w:hAnsi="Century Gothic" w:cs="Arial"/>
          <w:sz w:val="22"/>
          <w:szCs w:val="22"/>
        </w:rPr>
        <w:t xml:space="preserve"> sin responsabilidad para el patrón.</w:t>
      </w:r>
    </w:p>
    <w:p w14:paraId="02E6E3C7" w14:textId="77777777" w:rsidR="00344436" w:rsidRPr="00DF2F0B" w:rsidRDefault="00344436" w:rsidP="00586123">
      <w:pPr>
        <w:jc w:val="both"/>
        <w:rPr>
          <w:rFonts w:ascii="Century Gothic" w:hAnsi="Century Gothic" w:cs="Arial"/>
          <w:sz w:val="22"/>
          <w:szCs w:val="22"/>
        </w:rPr>
      </w:pPr>
    </w:p>
    <w:p w14:paraId="59BBFABE" w14:textId="6092F7EE"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SALARIO</w:t>
      </w:r>
    </w:p>
    <w:p w14:paraId="1B8F29E3" w14:textId="2F873B7C"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1</w:t>
      </w:r>
      <w:r w:rsidR="00D73198">
        <w:rPr>
          <w:rFonts w:ascii="Century Gothic" w:hAnsi="Century Gothic" w:cs="Arial"/>
          <w:b/>
          <w:bCs/>
          <w:sz w:val="22"/>
          <w:szCs w:val="22"/>
        </w:rPr>
        <w:t>1</w:t>
      </w:r>
      <w:r w:rsidRPr="00DF2F0B">
        <w:rPr>
          <w:rFonts w:ascii="Century Gothic" w:hAnsi="Century Gothic" w:cs="Arial"/>
          <w:b/>
          <w:bCs/>
          <w:sz w:val="22"/>
          <w:szCs w:val="22"/>
        </w:rPr>
        <w:t>.-</w:t>
      </w:r>
      <w:r w:rsidRPr="00DF2F0B">
        <w:rPr>
          <w:rFonts w:ascii="Century Gothic" w:hAnsi="Century Gothic" w:cs="Arial"/>
          <w:sz w:val="22"/>
          <w:szCs w:val="22"/>
        </w:rPr>
        <w:t xml:space="preserve"> </w:t>
      </w:r>
      <w:r w:rsidR="002F111F" w:rsidRPr="00DF2F0B">
        <w:rPr>
          <w:rFonts w:ascii="Century Gothic" w:hAnsi="Century Gothic" w:cs="Arial"/>
          <w:b/>
          <w:bCs/>
          <w:sz w:val="22"/>
          <w:szCs w:val="22"/>
        </w:rPr>
        <w:t>“</w:t>
      </w:r>
      <w:r w:rsidR="002F111F" w:rsidRPr="00DF2F0B">
        <w:rPr>
          <w:rFonts w:ascii="Century Gothic" w:hAnsi="Century Gothic" w:cs="Arial"/>
          <w:b/>
          <w:bCs/>
          <w:sz w:val="22"/>
          <w:szCs w:val="22"/>
          <w:highlight w:val="yellow"/>
        </w:rPr>
        <w:t>EL TRABAJADOR</w:t>
      </w:r>
      <w:r w:rsidR="00AC65C2" w:rsidRPr="00DF2F0B">
        <w:rPr>
          <w:rFonts w:ascii="Century Gothic" w:hAnsi="Century Gothic" w:cs="Arial"/>
          <w:b/>
          <w:bCs/>
          <w:sz w:val="22"/>
          <w:szCs w:val="22"/>
        </w:rPr>
        <w:t>”</w:t>
      </w:r>
      <w:r w:rsidR="002F111F" w:rsidRPr="00DF2F0B">
        <w:rPr>
          <w:rFonts w:ascii="Century Gothic" w:hAnsi="Century Gothic" w:cs="Arial"/>
          <w:sz w:val="22"/>
          <w:szCs w:val="22"/>
        </w:rPr>
        <w:t xml:space="preserve"> </w:t>
      </w:r>
      <w:r w:rsidRPr="00DF2F0B">
        <w:rPr>
          <w:rFonts w:ascii="Century Gothic" w:hAnsi="Century Gothic" w:cs="Arial"/>
          <w:sz w:val="22"/>
          <w:szCs w:val="22"/>
        </w:rPr>
        <w:t xml:space="preserve">recibirá un salario por sus labores, el </w:t>
      </w:r>
      <w:r w:rsidR="00AB4B95" w:rsidRPr="00DF2F0B">
        <w:rPr>
          <w:rFonts w:ascii="Century Gothic" w:hAnsi="Century Gothic" w:cs="Arial"/>
          <w:sz w:val="22"/>
          <w:szCs w:val="22"/>
        </w:rPr>
        <w:t xml:space="preserve">cual </w:t>
      </w:r>
      <w:r w:rsidR="0088704B" w:rsidRPr="00DF2F0B">
        <w:rPr>
          <w:rFonts w:ascii="Century Gothic" w:hAnsi="Century Gothic" w:cs="Arial"/>
          <w:sz w:val="22"/>
          <w:szCs w:val="22"/>
        </w:rPr>
        <w:t xml:space="preserve">se </w:t>
      </w:r>
      <w:r w:rsidR="00C557D3" w:rsidRPr="00DF2F0B">
        <w:rPr>
          <w:rFonts w:ascii="Century Gothic" w:hAnsi="Century Gothic" w:cs="Arial"/>
          <w:sz w:val="22"/>
          <w:szCs w:val="22"/>
        </w:rPr>
        <w:t xml:space="preserve">cubrirá en dos pagos de forma quincenal, </w:t>
      </w:r>
      <w:r w:rsidRPr="00DF2F0B">
        <w:rPr>
          <w:rFonts w:ascii="Century Gothic" w:hAnsi="Century Gothic" w:cs="Arial"/>
          <w:sz w:val="22"/>
          <w:szCs w:val="22"/>
        </w:rPr>
        <w:t xml:space="preserve">los días quince y ultimo de cada mes, </w:t>
      </w:r>
      <w:r w:rsidR="009955D0" w:rsidRPr="00DF2F0B">
        <w:rPr>
          <w:rFonts w:ascii="Century Gothic" w:hAnsi="Century Gothic" w:cs="Arial"/>
          <w:sz w:val="22"/>
          <w:szCs w:val="22"/>
        </w:rPr>
        <w:t xml:space="preserve">en </w:t>
      </w:r>
      <w:r w:rsidRPr="00DF2F0B">
        <w:rPr>
          <w:rFonts w:ascii="Century Gothic" w:hAnsi="Century Gothic" w:cs="Arial"/>
          <w:sz w:val="22"/>
          <w:szCs w:val="22"/>
        </w:rPr>
        <w:t xml:space="preserve">la cuenta bancaria que previamente </w:t>
      </w:r>
      <w:r w:rsidR="005979BC" w:rsidRPr="00DF2F0B">
        <w:rPr>
          <w:rFonts w:ascii="Century Gothic" w:hAnsi="Century Gothic" w:cs="Arial"/>
          <w:sz w:val="22"/>
          <w:szCs w:val="22"/>
        </w:rPr>
        <w:t xml:space="preserve">se </w:t>
      </w:r>
      <w:r w:rsidR="00E063D4" w:rsidRPr="00DF2F0B">
        <w:rPr>
          <w:rFonts w:ascii="Century Gothic" w:hAnsi="Century Gothic" w:cs="Arial"/>
          <w:sz w:val="22"/>
          <w:szCs w:val="22"/>
        </w:rPr>
        <w:t>autorizó</w:t>
      </w:r>
      <w:r w:rsidRPr="00DF2F0B">
        <w:rPr>
          <w:rFonts w:ascii="Century Gothic" w:hAnsi="Century Gothic" w:cs="Arial"/>
          <w:sz w:val="22"/>
          <w:szCs w:val="22"/>
        </w:rPr>
        <w:t xml:space="preserve"> y se señaló.</w:t>
      </w:r>
    </w:p>
    <w:p w14:paraId="5E469B4A" w14:textId="77777777" w:rsidR="00800568" w:rsidRPr="00DF2F0B" w:rsidRDefault="00800568" w:rsidP="00586123">
      <w:pPr>
        <w:jc w:val="both"/>
        <w:rPr>
          <w:rFonts w:ascii="Century Gothic" w:hAnsi="Century Gothic" w:cs="Arial"/>
          <w:sz w:val="22"/>
          <w:szCs w:val="22"/>
        </w:rPr>
      </w:pPr>
    </w:p>
    <w:p w14:paraId="55C05E11" w14:textId="15B089D4" w:rsidR="00800568" w:rsidRPr="00DF2F0B" w:rsidRDefault="004863FC" w:rsidP="00586123">
      <w:pPr>
        <w:jc w:val="both"/>
        <w:rPr>
          <w:rFonts w:ascii="Century Gothic" w:hAnsi="Century Gothic" w:cs="Arial"/>
          <w:sz w:val="22"/>
          <w:szCs w:val="22"/>
        </w:rPr>
      </w:pPr>
      <w:r w:rsidRPr="00DF2F0B">
        <w:rPr>
          <w:rFonts w:ascii="Century Gothic" w:hAnsi="Century Gothic" w:cs="Arial"/>
          <w:b/>
          <w:bCs/>
          <w:sz w:val="22"/>
          <w:szCs w:val="22"/>
        </w:rPr>
        <w:t xml:space="preserve">“EL PATRÓN” </w:t>
      </w:r>
      <w:r w:rsidRPr="00DF2F0B">
        <w:rPr>
          <w:rFonts w:ascii="Century Gothic" w:hAnsi="Century Gothic" w:cs="Arial"/>
          <w:sz w:val="22"/>
          <w:szCs w:val="22"/>
        </w:rPr>
        <w:t>entregar</w:t>
      </w:r>
      <w:r w:rsidR="00344EF0" w:rsidRPr="00DF2F0B">
        <w:rPr>
          <w:rFonts w:ascii="Century Gothic" w:hAnsi="Century Gothic" w:cs="Arial"/>
          <w:sz w:val="22"/>
          <w:szCs w:val="22"/>
        </w:rPr>
        <w:t xml:space="preserve">á a </w:t>
      </w:r>
      <w:r w:rsidR="00AC65C2" w:rsidRPr="00DF2F0B">
        <w:rPr>
          <w:rFonts w:ascii="Century Gothic" w:hAnsi="Century Gothic" w:cs="Arial"/>
          <w:b/>
          <w:bCs/>
          <w:sz w:val="22"/>
          <w:szCs w:val="22"/>
        </w:rPr>
        <w:t>“</w:t>
      </w:r>
      <w:r w:rsidR="00AC65C2" w:rsidRPr="00DF2F0B">
        <w:rPr>
          <w:rFonts w:ascii="Century Gothic" w:hAnsi="Century Gothic" w:cs="Arial"/>
          <w:b/>
          <w:bCs/>
          <w:sz w:val="22"/>
          <w:szCs w:val="22"/>
          <w:highlight w:val="yellow"/>
        </w:rPr>
        <w:t>EL TRABAJADOR</w:t>
      </w:r>
      <w:r w:rsidR="00AC65C2" w:rsidRPr="00DF2F0B">
        <w:rPr>
          <w:rFonts w:ascii="Century Gothic" w:hAnsi="Century Gothic" w:cs="Arial"/>
          <w:b/>
          <w:bCs/>
          <w:sz w:val="22"/>
          <w:szCs w:val="22"/>
        </w:rPr>
        <w:t>”</w:t>
      </w:r>
      <w:r w:rsidR="00AC65C2" w:rsidRPr="00DF2F0B">
        <w:rPr>
          <w:rFonts w:ascii="Century Gothic" w:hAnsi="Century Gothic" w:cs="Arial"/>
          <w:sz w:val="22"/>
          <w:szCs w:val="22"/>
        </w:rPr>
        <w:t xml:space="preserve"> </w:t>
      </w:r>
      <w:r w:rsidR="00800568" w:rsidRPr="00DF2F0B">
        <w:rPr>
          <w:rFonts w:ascii="Century Gothic" w:hAnsi="Century Gothic" w:cs="Arial"/>
          <w:sz w:val="22"/>
          <w:szCs w:val="22"/>
        </w:rPr>
        <w:t>de forma digital o física los recibos correspondientes.</w:t>
      </w:r>
    </w:p>
    <w:p w14:paraId="4FE59980" w14:textId="77777777" w:rsidR="00800568" w:rsidRPr="00DF2F0B" w:rsidRDefault="00800568" w:rsidP="00586123">
      <w:pPr>
        <w:jc w:val="both"/>
        <w:rPr>
          <w:rFonts w:ascii="Century Gothic" w:hAnsi="Century Gothic" w:cs="Arial"/>
          <w:sz w:val="22"/>
          <w:szCs w:val="22"/>
        </w:rPr>
      </w:pPr>
    </w:p>
    <w:p w14:paraId="6132443F" w14:textId="1D3383D3" w:rsidR="00800568" w:rsidRPr="00DF2F0B" w:rsidRDefault="0080222B" w:rsidP="00586123">
      <w:pPr>
        <w:jc w:val="both"/>
        <w:rPr>
          <w:rFonts w:ascii="Century Gothic" w:hAnsi="Century Gothic" w:cs="Arial"/>
          <w:sz w:val="22"/>
          <w:szCs w:val="22"/>
        </w:rPr>
      </w:pPr>
      <w:r w:rsidRPr="00DF2F0B">
        <w:rPr>
          <w:rFonts w:ascii="Century Gothic" w:hAnsi="Century Gothic" w:cs="Arial"/>
          <w:sz w:val="22"/>
          <w:szCs w:val="22"/>
        </w:rPr>
        <w:t xml:space="preserve">En </w:t>
      </w:r>
      <w:r w:rsidR="00800568" w:rsidRPr="00DF2F0B">
        <w:rPr>
          <w:rFonts w:ascii="Century Gothic" w:hAnsi="Century Gothic" w:cs="Arial"/>
          <w:sz w:val="22"/>
          <w:szCs w:val="22"/>
        </w:rPr>
        <w:t xml:space="preserve">términos del artículo 110 </w:t>
      </w:r>
      <w:r w:rsidRPr="00DF2F0B">
        <w:rPr>
          <w:rFonts w:ascii="Century Gothic" w:hAnsi="Century Gothic" w:cs="Arial"/>
          <w:sz w:val="22"/>
          <w:szCs w:val="22"/>
        </w:rPr>
        <w:t>fracciones I, II</w:t>
      </w:r>
      <w:r w:rsidR="00BC7216" w:rsidRPr="00DF2F0B">
        <w:rPr>
          <w:rFonts w:ascii="Century Gothic" w:hAnsi="Century Gothic" w:cs="Arial"/>
          <w:sz w:val="22"/>
          <w:szCs w:val="22"/>
        </w:rPr>
        <w:t xml:space="preserve">, </w:t>
      </w:r>
      <w:r w:rsidR="0051113C" w:rsidRPr="00DF2F0B">
        <w:rPr>
          <w:rFonts w:ascii="Century Gothic" w:hAnsi="Century Gothic" w:cs="Arial"/>
          <w:sz w:val="22"/>
          <w:szCs w:val="22"/>
        </w:rPr>
        <w:t>V y VII</w:t>
      </w:r>
      <w:r w:rsidR="00BC7216" w:rsidRPr="00DF2F0B">
        <w:rPr>
          <w:rFonts w:ascii="Century Gothic" w:hAnsi="Century Gothic" w:cs="Arial"/>
          <w:sz w:val="22"/>
          <w:szCs w:val="22"/>
        </w:rPr>
        <w:t xml:space="preserve"> </w:t>
      </w:r>
      <w:r w:rsidR="00800568" w:rsidRPr="00DF2F0B">
        <w:rPr>
          <w:rFonts w:ascii="Century Gothic" w:hAnsi="Century Gothic" w:cs="Arial"/>
          <w:sz w:val="22"/>
          <w:szCs w:val="22"/>
        </w:rPr>
        <w:t xml:space="preserve">de la Ley Federal del Trabajo, podrán ser descontados del salario </w:t>
      </w:r>
      <w:r w:rsidR="00801611" w:rsidRPr="00DF2F0B">
        <w:rPr>
          <w:rFonts w:ascii="Century Gothic" w:hAnsi="Century Gothic" w:cs="Arial"/>
          <w:sz w:val="22"/>
          <w:szCs w:val="22"/>
        </w:rPr>
        <w:t>del</w:t>
      </w:r>
      <w:r w:rsidR="00800568" w:rsidRPr="00DF2F0B">
        <w:rPr>
          <w:rFonts w:ascii="Century Gothic" w:hAnsi="Century Gothic" w:cs="Arial"/>
          <w:sz w:val="22"/>
          <w:szCs w:val="22"/>
        </w:rPr>
        <w:t xml:space="preserve"> trabajador aquellos errores, perdidas, pagos hechos con exceso o anticipos de salario, pagos a INFONAVIT, pensiones alimenticias, fondo de ahorro</w:t>
      </w:r>
      <w:r w:rsidR="00A1323F" w:rsidRPr="00DF2F0B">
        <w:rPr>
          <w:rFonts w:ascii="Century Gothic" w:hAnsi="Century Gothic" w:cs="Arial"/>
          <w:sz w:val="22"/>
          <w:szCs w:val="22"/>
        </w:rPr>
        <w:t>.</w:t>
      </w:r>
    </w:p>
    <w:p w14:paraId="3FD6D04A" w14:textId="77777777" w:rsidR="00A1323F" w:rsidRPr="00DF2F0B" w:rsidRDefault="00A1323F" w:rsidP="00586123">
      <w:pPr>
        <w:jc w:val="both"/>
        <w:rPr>
          <w:rFonts w:ascii="Century Gothic" w:hAnsi="Century Gothic" w:cs="Arial"/>
          <w:sz w:val="22"/>
          <w:szCs w:val="22"/>
        </w:rPr>
      </w:pPr>
    </w:p>
    <w:p w14:paraId="6C52FB6F" w14:textId="59089913"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En los recibos de nómina</w:t>
      </w:r>
      <w:r w:rsidR="009A72B5" w:rsidRPr="00DF2F0B">
        <w:rPr>
          <w:rFonts w:ascii="Century Gothic" w:hAnsi="Century Gothic" w:cs="Arial"/>
          <w:sz w:val="22"/>
          <w:szCs w:val="22"/>
        </w:rPr>
        <w:t>,</w:t>
      </w:r>
      <w:r w:rsidRPr="00DF2F0B">
        <w:rPr>
          <w:rFonts w:ascii="Century Gothic" w:hAnsi="Century Gothic" w:cs="Arial"/>
          <w:sz w:val="22"/>
          <w:szCs w:val="22"/>
        </w:rPr>
        <w:t xml:space="preserve"> </w:t>
      </w:r>
      <w:r w:rsidR="002C1657" w:rsidRPr="00DF2F0B">
        <w:rPr>
          <w:rFonts w:ascii="Century Gothic" w:hAnsi="Century Gothic" w:cs="Arial"/>
          <w:b/>
          <w:bCs/>
          <w:sz w:val="22"/>
          <w:szCs w:val="22"/>
        </w:rPr>
        <w:t>“</w:t>
      </w:r>
      <w:r w:rsidR="002C1657" w:rsidRPr="00DF2F0B">
        <w:rPr>
          <w:rFonts w:ascii="Century Gothic" w:hAnsi="Century Gothic" w:cs="Arial"/>
          <w:b/>
          <w:bCs/>
          <w:sz w:val="22"/>
          <w:szCs w:val="22"/>
          <w:highlight w:val="yellow"/>
        </w:rPr>
        <w:t>EL TRABAJADOR</w:t>
      </w:r>
      <w:r w:rsidR="002C1657" w:rsidRPr="00DF2F0B">
        <w:rPr>
          <w:rFonts w:ascii="Century Gothic" w:hAnsi="Century Gothic" w:cs="Arial"/>
          <w:b/>
          <w:bCs/>
          <w:sz w:val="22"/>
          <w:szCs w:val="22"/>
        </w:rPr>
        <w:t>”</w:t>
      </w:r>
      <w:r w:rsidRPr="00DF2F0B">
        <w:rPr>
          <w:rFonts w:ascii="Century Gothic" w:hAnsi="Century Gothic" w:cs="Arial"/>
          <w:sz w:val="22"/>
          <w:szCs w:val="22"/>
        </w:rPr>
        <w:t xml:space="preserve"> tendrá acceso al desglose de percepciones y deducciones realizadas, </w:t>
      </w:r>
      <w:r w:rsidR="009A72B5" w:rsidRPr="00DF2F0B">
        <w:rPr>
          <w:rFonts w:ascii="Century Gothic" w:hAnsi="Century Gothic" w:cs="Arial"/>
          <w:sz w:val="22"/>
          <w:szCs w:val="22"/>
        </w:rPr>
        <w:t xml:space="preserve">ante </w:t>
      </w:r>
      <w:r w:rsidRPr="00DF2F0B">
        <w:rPr>
          <w:rFonts w:ascii="Century Gothic" w:hAnsi="Century Gothic" w:cs="Arial"/>
          <w:sz w:val="22"/>
          <w:szCs w:val="22"/>
        </w:rPr>
        <w:t>cualquier inconformidad</w:t>
      </w:r>
      <w:r w:rsidR="009A72B5" w:rsidRPr="00DF2F0B">
        <w:rPr>
          <w:rFonts w:ascii="Century Gothic" w:hAnsi="Century Gothic" w:cs="Arial"/>
          <w:sz w:val="22"/>
          <w:szCs w:val="22"/>
        </w:rPr>
        <w:t>,</w:t>
      </w:r>
      <w:r w:rsidRPr="00DF2F0B">
        <w:rPr>
          <w:rFonts w:ascii="Century Gothic" w:hAnsi="Century Gothic" w:cs="Arial"/>
          <w:sz w:val="22"/>
          <w:szCs w:val="22"/>
        </w:rPr>
        <w:t xml:space="preserve"> deberá </w:t>
      </w:r>
      <w:r w:rsidR="002C1657" w:rsidRPr="00DF2F0B">
        <w:rPr>
          <w:rFonts w:ascii="Century Gothic" w:hAnsi="Century Gothic" w:cs="Arial"/>
          <w:sz w:val="22"/>
          <w:szCs w:val="22"/>
        </w:rPr>
        <w:t xml:space="preserve">de hacerlo del conocimiento a </w:t>
      </w:r>
      <w:r w:rsidR="002C1657" w:rsidRPr="00DF2F0B">
        <w:rPr>
          <w:rFonts w:ascii="Century Gothic" w:hAnsi="Century Gothic" w:cs="Arial"/>
          <w:b/>
          <w:bCs/>
          <w:sz w:val="22"/>
          <w:szCs w:val="22"/>
        </w:rPr>
        <w:t xml:space="preserve">“EL PATRÓN”, </w:t>
      </w:r>
      <w:r w:rsidR="002C1657" w:rsidRPr="00DF2F0B">
        <w:rPr>
          <w:rFonts w:ascii="Century Gothic" w:hAnsi="Century Gothic" w:cs="Arial"/>
          <w:sz w:val="22"/>
          <w:szCs w:val="22"/>
        </w:rPr>
        <w:t xml:space="preserve">dentro de </w:t>
      </w:r>
      <w:r w:rsidRPr="00DF2F0B">
        <w:rPr>
          <w:rFonts w:ascii="Century Gothic" w:hAnsi="Century Gothic" w:cs="Arial"/>
          <w:sz w:val="22"/>
          <w:szCs w:val="22"/>
        </w:rPr>
        <w:t xml:space="preserve">los treinta días siguientes </w:t>
      </w:r>
      <w:r w:rsidR="002C1657" w:rsidRPr="00DF2F0B">
        <w:rPr>
          <w:rFonts w:ascii="Century Gothic" w:hAnsi="Century Gothic" w:cs="Arial"/>
          <w:sz w:val="22"/>
          <w:szCs w:val="22"/>
        </w:rPr>
        <w:t xml:space="preserve">a la emisión del comprobante de nómina correspondiente. </w:t>
      </w:r>
    </w:p>
    <w:p w14:paraId="007BAE00" w14:textId="77777777" w:rsidR="00A1323F" w:rsidRPr="00DF2F0B" w:rsidRDefault="00A1323F" w:rsidP="00586123">
      <w:pPr>
        <w:jc w:val="both"/>
        <w:rPr>
          <w:rFonts w:ascii="Century Gothic" w:hAnsi="Century Gothic" w:cs="Arial"/>
          <w:sz w:val="22"/>
          <w:szCs w:val="22"/>
        </w:rPr>
      </w:pPr>
    </w:p>
    <w:p w14:paraId="4684CD68" w14:textId="76C3B8CE" w:rsidR="00800568" w:rsidRPr="00DF2F0B" w:rsidRDefault="00C3472B" w:rsidP="00586123">
      <w:pPr>
        <w:jc w:val="both"/>
        <w:rPr>
          <w:rFonts w:ascii="Century Gothic" w:hAnsi="Century Gothic" w:cs="Arial"/>
          <w:strike/>
          <w:sz w:val="22"/>
          <w:szCs w:val="22"/>
        </w:rPr>
      </w:pPr>
      <w:r w:rsidRPr="00DF2F0B">
        <w:rPr>
          <w:rFonts w:ascii="Century Gothic" w:hAnsi="Century Gothic" w:cs="Arial"/>
          <w:b/>
          <w:bCs/>
          <w:sz w:val="22"/>
          <w:szCs w:val="22"/>
        </w:rPr>
        <w:t>“</w:t>
      </w:r>
      <w:r w:rsidRPr="00DF2F0B">
        <w:rPr>
          <w:rFonts w:ascii="Century Gothic" w:hAnsi="Century Gothic" w:cs="Arial"/>
          <w:b/>
          <w:bCs/>
          <w:sz w:val="22"/>
          <w:szCs w:val="22"/>
          <w:highlight w:val="yellow"/>
        </w:rPr>
        <w:t>EL TRABAJADOR</w:t>
      </w:r>
      <w:r w:rsidRPr="00DF2F0B">
        <w:rPr>
          <w:rFonts w:ascii="Century Gothic" w:hAnsi="Century Gothic" w:cs="Arial"/>
          <w:b/>
          <w:bCs/>
          <w:sz w:val="22"/>
          <w:szCs w:val="22"/>
        </w:rPr>
        <w:t>”</w:t>
      </w:r>
      <w:r w:rsidRPr="00DF2F0B">
        <w:rPr>
          <w:rFonts w:ascii="Century Gothic" w:hAnsi="Century Gothic" w:cs="Arial"/>
          <w:sz w:val="22"/>
          <w:szCs w:val="22"/>
        </w:rPr>
        <w:t xml:space="preserve"> está de acuerdo en que </w:t>
      </w:r>
      <w:r w:rsidR="00800568" w:rsidRPr="00DF2F0B">
        <w:rPr>
          <w:rFonts w:ascii="Century Gothic" w:hAnsi="Century Gothic" w:cs="Arial"/>
          <w:sz w:val="22"/>
          <w:szCs w:val="22"/>
        </w:rPr>
        <w:t>se le realicen las deducciones por concepto de contribuciones, impuestos y aportaciones de seguridad social,</w:t>
      </w:r>
      <w:r w:rsidR="00E9505C" w:rsidRPr="00DF2F0B">
        <w:rPr>
          <w:rFonts w:ascii="Century Gothic" w:hAnsi="Century Gothic" w:cs="Arial"/>
          <w:sz w:val="22"/>
          <w:szCs w:val="22"/>
        </w:rPr>
        <w:t xml:space="preserve"> conforme a la legislación aplicable en cada materia.</w:t>
      </w:r>
      <w:r w:rsidR="00800568" w:rsidRPr="00DF2F0B">
        <w:rPr>
          <w:rFonts w:ascii="Century Gothic" w:hAnsi="Century Gothic" w:cs="Arial"/>
          <w:sz w:val="22"/>
          <w:szCs w:val="22"/>
        </w:rPr>
        <w:t xml:space="preserve"> </w:t>
      </w:r>
    </w:p>
    <w:p w14:paraId="6FC8E0D3" w14:textId="77777777" w:rsidR="00800568" w:rsidRPr="00DF2F0B" w:rsidRDefault="00800568" w:rsidP="00586123">
      <w:pPr>
        <w:jc w:val="both"/>
        <w:rPr>
          <w:rFonts w:ascii="Century Gothic" w:hAnsi="Century Gothic" w:cs="Arial"/>
          <w:sz w:val="22"/>
          <w:szCs w:val="22"/>
        </w:rPr>
      </w:pPr>
    </w:p>
    <w:p w14:paraId="0865FAE3" w14:textId="018E34FD"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11.-</w:t>
      </w:r>
      <w:r w:rsidRPr="00DF2F0B">
        <w:rPr>
          <w:rFonts w:ascii="Century Gothic" w:hAnsi="Century Gothic" w:cs="Arial"/>
          <w:sz w:val="22"/>
          <w:szCs w:val="22"/>
        </w:rPr>
        <w:t xml:space="preserve"> El salario </w:t>
      </w:r>
      <w:r w:rsidR="00E9505C" w:rsidRPr="00DF2F0B">
        <w:rPr>
          <w:rFonts w:ascii="Century Gothic" w:hAnsi="Century Gothic" w:cs="Arial"/>
          <w:sz w:val="22"/>
          <w:szCs w:val="22"/>
        </w:rPr>
        <w:t xml:space="preserve">mensual </w:t>
      </w:r>
      <w:r w:rsidRPr="00DF2F0B">
        <w:rPr>
          <w:rFonts w:ascii="Century Gothic" w:hAnsi="Century Gothic" w:cs="Arial"/>
          <w:sz w:val="22"/>
          <w:szCs w:val="22"/>
        </w:rPr>
        <w:t xml:space="preserve">será por la cantidad de </w:t>
      </w:r>
      <w:r w:rsidR="009A72B5" w:rsidRPr="00DF2F0B">
        <w:rPr>
          <w:rFonts w:ascii="Century Gothic" w:hAnsi="Century Gothic" w:cs="Arial"/>
          <w:sz w:val="22"/>
          <w:szCs w:val="22"/>
        </w:rPr>
        <w:t>$</w:t>
      </w:r>
      <w:r w:rsidR="005C002B" w:rsidRPr="00DF2F0B">
        <w:rPr>
          <w:rFonts w:ascii="Century Gothic" w:hAnsi="Century Gothic" w:cs="Arial"/>
          <w:sz w:val="22"/>
          <w:szCs w:val="22"/>
        </w:rPr>
        <w:t>*********</w:t>
      </w:r>
      <w:r w:rsidR="009A72B5" w:rsidRPr="00DF2F0B">
        <w:rPr>
          <w:rFonts w:ascii="Century Gothic" w:hAnsi="Century Gothic" w:cs="Arial"/>
          <w:sz w:val="22"/>
          <w:szCs w:val="22"/>
        </w:rPr>
        <w:t>(</w:t>
      </w:r>
      <w:r w:rsidR="005C002B" w:rsidRPr="00DF2F0B">
        <w:rPr>
          <w:rFonts w:ascii="Century Gothic" w:hAnsi="Century Gothic" w:cs="Arial"/>
          <w:sz w:val="22"/>
          <w:szCs w:val="22"/>
        </w:rPr>
        <w:t>**********</w:t>
      </w:r>
      <w:r w:rsidR="0018564B" w:rsidRPr="00DF2F0B">
        <w:rPr>
          <w:rFonts w:ascii="Century Gothic" w:hAnsi="Century Gothic" w:cs="Arial"/>
          <w:sz w:val="22"/>
          <w:szCs w:val="22"/>
        </w:rPr>
        <w:t xml:space="preserve"> </w:t>
      </w:r>
      <w:r w:rsidR="009A72B5" w:rsidRPr="00DF2F0B">
        <w:rPr>
          <w:rFonts w:ascii="Century Gothic" w:hAnsi="Century Gothic" w:cs="Arial"/>
          <w:sz w:val="22"/>
          <w:szCs w:val="22"/>
        </w:rPr>
        <w:t xml:space="preserve">pesos </w:t>
      </w:r>
      <w:r w:rsidR="0018564B" w:rsidRPr="00DF2F0B">
        <w:rPr>
          <w:rFonts w:ascii="Century Gothic" w:hAnsi="Century Gothic" w:cs="Arial"/>
          <w:sz w:val="22"/>
          <w:szCs w:val="22"/>
        </w:rPr>
        <w:t>00</w:t>
      </w:r>
      <w:r w:rsidR="009A72B5" w:rsidRPr="00DF2F0B">
        <w:rPr>
          <w:rFonts w:ascii="Century Gothic" w:hAnsi="Century Gothic" w:cs="Arial"/>
          <w:sz w:val="22"/>
          <w:szCs w:val="22"/>
        </w:rPr>
        <w:t>/100 M.N.)</w:t>
      </w:r>
      <w:r w:rsidRPr="00DF2F0B">
        <w:rPr>
          <w:rFonts w:ascii="Century Gothic" w:hAnsi="Century Gothic" w:cs="Arial"/>
          <w:sz w:val="22"/>
          <w:szCs w:val="22"/>
        </w:rPr>
        <w:t xml:space="preserve"> </w:t>
      </w:r>
      <w:r w:rsidR="00484E8E">
        <w:rPr>
          <w:rFonts w:ascii="Century Gothic" w:hAnsi="Century Gothic" w:cs="Arial"/>
          <w:sz w:val="22"/>
          <w:szCs w:val="22"/>
        </w:rPr>
        <w:t>brutos</w:t>
      </w:r>
      <w:r w:rsidR="009A72B5" w:rsidRPr="00DF2F0B">
        <w:rPr>
          <w:rFonts w:ascii="Century Gothic" w:hAnsi="Century Gothic" w:cs="Arial"/>
          <w:sz w:val="22"/>
          <w:szCs w:val="22"/>
        </w:rPr>
        <w:t xml:space="preserve">, </w:t>
      </w:r>
      <w:r w:rsidRPr="00DF2F0B">
        <w:rPr>
          <w:rFonts w:ascii="Century Gothic" w:hAnsi="Century Gothic" w:cs="Arial"/>
          <w:sz w:val="22"/>
          <w:szCs w:val="22"/>
        </w:rPr>
        <w:t>y se pagará conforme a lo establecido con anterioridad</w:t>
      </w:r>
      <w:r w:rsidR="00344436" w:rsidRPr="00DF2F0B">
        <w:rPr>
          <w:rFonts w:ascii="Century Gothic" w:hAnsi="Century Gothic" w:cs="Arial"/>
          <w:sz w:val="22"/>
          <w:szCs w:val="22"/>
        </w:rPr>
        <w:t>.</w:t>
      </w:r>
    </w:p>
    <w:p w14:paraId="16BD29F7" w14:textId="77777777" w:rsidR="00800568" w:rsidRPr="00DF2F0B" w:rsidRDefault="00800568" w:rsidP="00586123">
      <w:pPr>
        <w:jc w:val="both"/>
        <w:rPr>
          <w:rFonts w:ascii="Century Gothic" w:hAnsi="Century Gothic" w:cs="Arial"/>
          <w:sz w:val="22"/>
          <w:szCs w:val="22"/>
        </w:rPr>
      </w:pPr>
    </w:p>
    <w:p w14:paraId="47813D4F" w14:textId="44C47944" w:rsidR="009A72B5"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JORNADA DE TRABAJO</w:t>
      </w:r>
    </w:p>
    <w:p w14:paraId="5C89B0DB" w14:textId="2C2336CE"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1</w:t>
      </w:r>
      <w:r w:rsidR="00332E97" w:rsidRPr="00DF2F0B">
        <w:rPr>
          <w:rFonts w:ascii="Century Gothic" w:hAnsi="Century Gothic" w:cs="Arial"/>
          <w:b/>
          <w:bCs/>
          <w:sz w:val="22"/>
          <w:szCs w:val="22"/>
        </w:rPr>
        <w:t>2</w:t>
      </w:r>
      <w:r w:rsidRPr="00DF2F0B">
        <w:rPr>
          <w:rFonts w:ascii="Century Gothic" w:hAnsi="Century Gothic" w:cs="Arial"/>
          <w:b/>
          <w:bCs/>
          <w:sz w:val="22"/>
          <w:szCs w:val="22"/>
        </w:rPr>
        <w:t>.-</w:t>
      </w:r>
      <w:r w:rsidRPr="00DF2F0B">
        <w:rPr>
          <w:rFonts w:ascii="Century Gothic" w:hAnsi="Century Gothic" w:cs="Arial"/>
          <w:sz w:val="22"/>
          <w:szCs w:val="22"/>
        </w:rPr>
        <w:t xml:space="preserve"> </w:t>
      </w:r>
      <w:r w:rsidR="007D7A49" w:rsidRPr="00DF2F0B">
        <w:rPr>
          <w:rFonts w:ascii="Century Gothic" w:hAnsi="Century Gothic" w:cs="Arial"/>
          <w:b/>
          <w:bCs/>
          <w:sz w:val="22"/>
          <w:szCs w:val="22"/>
        </w:rPr>
        <w:t>“</w:t>
      </w:r>
      <w:r w:rsidR="007D7A49" w:rsidRPr="00DF2F0B">
        <w:rPr>
          <w:rFonts w:ascii="Century Gothic" w:hAnsi="Century Gothic" w:cs="Arial"/>
          <w:b/>
          <w:bCs/>
          <w:sz w:val="22"/>
          <w:szCs w:val="22"/>
          <w:highlight w:val="yellow"/>
        </w:rPr>
        <w:t>EL TRABAJADOR</w:t>
      </w:r>
      <w:r w:rsidR="007D7A49" w:rsidRPr="00DF2F0B">
        <w:rPr>
          <w:rFonts w:ascii="Century Gothic" w:hAnsi="Century Gothic" w:cs="Arial"/>
          <w:b/>
          <w:bCs/>
          <w:sz w:val="22"/>
          <w:szCs w:val="22"/>
        </w:rPr>
        <w:t xml:space="preserve">” </w:t>
      </w:r>
      <w:r w:rsidR="002D6B67" w:rsidRPr="00DF2F0B">
        <w:rPr>
          <w:rFonts w:ascii="Century Gothic" w:hAnsi="Century Gothic" w:cs="Arial"/>
          <w:sz w:val="22"/>
          <w:szCs w:val="22"/>
        </w:rPr>
        <w:t xml:space="preserve">deberá prestar sus servicios personales y subordinados dentro de una jornada continua de labores que no exceda los máximos legales, </w:t>
      </w:r>
      <w:r w:rsidR="000324BF" w:rsidRPr="00DF2F0B">
        <w:rPr>
          <w:rFonts w:ascii="Century Gothic" w:hAnsi="Century Gothic" w:cs="Arial"/>
          <w:sz w:val="22"/>
          <w:szCs w:val="22"/>
        </w:rPr>
        <w:t xml:space="preserve">en </w:t>
      </w:r>
      <w:r w:rsidRPr="00DF2F0B">
        <w:rPr>
          <w:rFonts w:ascii="Century Gothic" w:hAnsi="Century Gothic" w:cs="Arial"/>
          <w:sz w:val="22"/>
          <w:szCs w:val="22"/>
        </w:rPr>
        <w:t>una jornada diurna y que tendrá como máximo 48 horas</w:t>
      </w:r>
      <w:r w:rsidR="00AA3249" w:rsidRPr="00DF2F0B">
        <w:rPr>
          <w:rFonts w:ascii="Century Gothic" w:hAnsi="Century Gothic" w:cs="Arial"/>
          <w:sz w:val="22"/>
          <w:szCs w:val="22"/>
        </w:rPr>
        <w:t xml:space="preserve"> de lunes a </w:t>
      </w:r>
      <w:r w:rsidR="00077824" w:rsidRPr="00DF2F0B">
        <w:rPr>
          <w:rFonts w:ascii="Century Gothic" w:hAnsi="Century Gothic" w:cs="Arial"/>
          <w:sz w:val="22"/>
          <w:szCs w:val="22"/>
        </w:rPr>
        <w:t xml:space="preserve">viernes, </w:t>
      </w:r>
      <w:r w:rsidR="000324BF" w:rsidRPr="00DF2F0B">
        <w:rPr>
          <w:rFonts w:ascii="Century Gothic" w:hAnsi="Century Gothic" w:cs="Arial"/>
          <w:sz w:val="22"/>
          <w:szCs w:val="22"/>
        </w:rPr>
        <w:t xml:space="preserve">con </w:t>
      </w:r>
      <w:r w:rsidR="00077824" w:rsidRPr="00DF2F0B">
        <w:rPr>
          <w:rFonts w:ascii="Century Gothic" w:hAnsi="Century Gothic" w:cs="Arial"/>
          <w:sz w:val="22"/>
          <w:szCs w:val="22"/>
        </w:rPr>
        <w:t>el horario de la</w:t>
      </w:r>
      <w:r w:rsidR="00E063D4" w:rsidRPr="00DF2F0B">
        <w:rPr>
          <w:rFonts w:ascii="Century Gothic" w:hAnsi="Century Gothic" w:cs="Arial"/>
          <w:sz w:val="22"/>
          <w:szCs w:val="22"/>
        </w:rPr>
        <w:t>s</w:t>
      </w:r>
      <w:r w:rsidR="00077824" w:rsidRPr="00DF2F0B">
        <w:rPr>
          <w:rFonts w:ascii="Century Gothic" w:hAnsi="Century Gothic" w:cs="Arial"/>
          <w:sz w:val="22"/>
          <w:szCs w:val="22"/>
        </w:rPr>
        <w:t xml:space="preserve"> </w:t>
      </w:r>
      <w:r w:rsidR="004F06D2" w:rsidRPr="00DF2F0B">
        <w:rPr>
          <w:rFonts w:ascii="Century Gothic" w:hAnsi="Century Gothic" w:cs="Arial"/>
          <w:sz w:val="22"/>
          <w:szCs w:val="22"/>
        </w:rPr>
        <w:t>09:00</w:t>
      </w:r>
      <w:r w:rsidR="00077824" w:rsidRPr="00DF2F0B">
        <w:rPr>
          <w:rFonts w:ascii="Century Gothic" w:hAnsi="Century Gothic" w:cs="Arial"/>
          <w:sz w:val="22"/>
          <w:szCs w:val="22"/>
        </w:rPr>
        <w:t xml:space="preserve"> a </w:t>
      </w:r>
      <w:r w:rsidR="004F06D2" w:rsidRPr="00DF2F0B">
        <w:rPr>
          <w:rFonts w:ascii="Century Gothic" w:hAnsi="Century Gothic" w:cs="Arial"/>
          <w:sz w:val="22"/>
          <w:szCs w:val="22"/>
        </w:rPr>
        <w:t>1</w:t>
      </w:r>
      <w:r w:rsidR="00473079" w:rsidRPr="00DF2F0B">
        <w:rPr>
          <w:rFonts w:ascii="Century Gothic" w:hAnsi="Century Gothic" w:cs="Arial"/>
          <w:sz w:val="22"/>
          <w:szCs w:val="22"/>
        </w:rPr>
        <w:t>7</w:t>
      </w:r>
      <w:r w:rsidR="004F06D2" w:rsidRPr="00DF2F0B">
        <w:rPr>
          <w:rFonts w:ascii="Century Gothic" w:hAnsi="Century Gothic" w:cs="Arial"/>
          <w:sz w:val="22"/>
          <w:szCs w:val="22"/>
        </w:rPr>
        <w:t xml:space="preserve">:00 </w:t>
      </w:r>
      <w:r w:rsidR="00077824" w:rsidRPr="00DF2F0B">
        <w:rPr>
          <w:rFonts w:ascii="Century Gothic" w:hAnsi="Century Gothic" w:cs="Arial"/>
          <w:sz w:val="22"/>
          <w:szCs w:val="22"/>
        </w:rPr>
        <w:t>horas</w:t>
      </w:r>
      <w:r w:rsidR="00473079" w:rsidRPr="00DF2F0B">
        <w:rPr>
          <w:rFonts w:ascii="Century Gothic" w:hAnsi="Century Gothic" w:cs="Arial"/>
          <w:sz w:val="22"/>
          <w:szCs w:val="22"/>
        </w:rPr>
        <w:t xml:space="preserve"> y los d</w:t>
      </w:r>
      <w:r w:rsidR="007D7A49" w:rsidRPr="00DF2F0B">
        <w:rPr>
          <w:rFonts w:ascii="Century Gothic" w:hAnsi="Century Gothic" w:cs="Arial"/>
          <w:sz w:val="22"/>
          <w:szCs w:val="22"/>
        </w:rPr>
        <w:t>í</w:t>
      </w:r>
      <w:r w:rsidR="00473079" w:rsidRPr="00DF2F0B">
        <w:rPr>
          <w:rFonts w:ascii="Century Gothic" w:hAnsi="Century Gothic" w:cs="Arial"/>
          <w:sz w:val="22"/>
          <w:szCs w:val="22"/>
        </w:rPr>
        <w:t>as s</w:t>
      </w:r>
      <w:r w:rsidR="007D7A49" w:rsidRPr="00DF2F0B">
        <w:rPr>
          <w:rFonts w:ascii="Century Gothic" w:hAnsi="Century Gothic" w:cs="Arial"/>
          <w:sz w:val="22"/>
          <w:szCs w:val="22"/>
        </w:rPr>
        <w:t>á</w:t>
      </w:r>
      <w:r w:rsidR="00473079" w:rsidRPr="00DF2F0B">
        <w:rPr>
          <w:rFonts w:ascii="Century Gothic" w:hAnsi="Century Gothic" w:cs="Arial"/>
          <w:sz w:val="22"/>
          <w:szCs w:val="22"/>
        </w:rPr>
        <w:t xml:space="preserve">bados en un horario de 09:00 a las 14:00 </w:t>
      </w:r>
      <w:r w:rsidR="000324BF" w:rsidRPr="00DF2F0B">
        <w:rPr>
          <w:rFonts w:ascii="Century Gothic" w:hAnsi="Century Gothic" w:cs="Arial"/>
          <w:sz w:val="22"/>
          <w:szCs w:val="22"/>
        </w:rPr>
        <w:t>horas</w:t>
      </w:r>
      <w:r w:rsidRPr="00DF2F0B">
        <w:rPr>
          <w:rFonts w:ascii="Century Gothic" w:hAnsi="Century Gothic" w:cs="Arial"/>
          <w:sz w:val="22"/>
          <w:szCs w:val="22"/>
        </w:rPr>
        <w:t xml:space="preserve"> y contará con </w:t>
      </w:r>
      <w:r w:rsidR="00077824" w:rsidRPr="00DF2F0B">
        <w:rPr>
          <w:rFonts w:ascii="Century Gothic" w:hAnsi="Century Gothic" w:cs="Arial"/>
          <w:sz w:val="22"/>
          <w:szCs w:val="22"/>
        </w:rPr>
        <w:t>un horario flexible</w:t>
      </w:r>
      <w:r w:rsidRPr="00DF2F0B">
        <w:rPr>
          <w:rFonts w:ascii="Century Gothic" w:hAnsi="Century Gothic" w:cs="Arial"/>
          <w:sz w:val="22"/>
          <w:szCs w:val="22"/>
        </w:rPr>
        <w:t xml:space="preserve"> para descansar y disfrutar de sus alimentos</w:t>
      </w:r>
      <w:r w:rsidR="00077824" w:rsidRPr="00DF2F0B">
        <w:rPr>
          <w:rFonts w:ascii="Century Gothic" w:hAnsi="Century Gothic" w:cs="Arial"/>
          <w:sz w:val="22"/>
          <w:szCs w:val="22"/>
        </w:rPr>
        <w:t xml:space="preserve"> el cual no podrá exceder de </w:t>
      </w:r>
      <w:r w:rsidR="00473079" w:rsidRPr="00DF2F0B">
        <w:rPr>
          <w:rFonts w:ascii="Century Gothic" w:hAnsi="Century Gothic" w:cs="Arial"/>
          <w:sz w:val="22"/>
          <w:szCs w:val="22"/>
        </w:rPr>
        <w:t>30</w:t>
      </w:r>
      <w:r w:rsidR="004F06D2" w:rsidRPr="00DF2F0B">
        <w:rPr>
          <w:rFonts w:ascii="Century Gothic" w:hAnsi="Century Gothic" w:cs="Arial"/>
          <w:sz w:val="22"/>
          <w:szCs w:val="22"/>
        </w:rPr>
        <w:t xml:space="preserve"> </w:t>
      </w:r>
      <w:r w:rsidR="00473079" w:rsidRPr="00DF2F0B">
        <w:rPr>
          <w:rFonts w:ascii="Century Gothic" w:hAnsi="Century Gothic" w:cs="Arial"/>
          <w:sz w:val="22"/>
          <w:szCs w:val="22"/>
        </w:rPr>
        <w:t>minutos</w:t>
      </w:r>
      <w:r w:rsidRPr="00DF2F0B">
        <w:rPr>
          <w:rFonts w:ascii="Century Gothic" w:hAnsi="Century Gothic" w:cs="Arial"/>
          <w:sz w:val="22"/>
          <w:szCs w:val="22"/>
        </w:rPr>
        <w:t>, esto fuera de las instalaciones de la fuente de trabajo, cuando el caso así lo requiera</w:t>
      </w:r>
      <w:r w:rsidR="006B2949" w:rsidRPr="00DF2F0B">
        <w:rPr>
          <w:rFonts w:ascii="Century Gothic" w:hAnsi="Century Gothic" w:cs="Arial"/>
          <w:sz w:val="22"/>
          <w:szCs w:val="22"/>
        </w:rPr>
        <w:t xml:space="preserve"> y para el caso de que lo realice dentro de las instalaciones laborales, el tiempo que permanezca dentro no se considerará como jornada laboral, en razón </w:t>
      </w:r>
      <w:r w:rsidR="00E32061" w:rsidRPr="00DF2F0B">
        <w:rPr>
          <w:rFonts w:ascii="Century Gothic" w:hAnsi="Century Gothic" w:cs="Arial"/>
          <w:sz w:val="22"/>
          <w:szCs w:val="22"/>
        </w:rPr>
        <w:t xml:space="preserve">de </w:t>
      </w:r>
      <w:r w:rsidR="006B2949" w:rsidRPr="00DF2F0B">
        <w:rPr>
          <w:rFonts w:ascii="Century Gothic" w:hAnsi="Century Gothic" w:cs="Arial"/>
          <w:sz w:val="22"/>
          <w:szCs w:val="22"/>
        </w:rPr>
        <w:t xml:space="preserve">que se cuenta </w:t>
      </w:r>
      <w:r w:rsidR="00E32061" w:rsidRPr="00DF2F0B">
        <w:rPr>
          <w:rFonts w:ascii="Century Gothic" w:hAnsi="Century Gothic" w:cs="Arial"/>
          <w:sz w:val="22"/>
          <w:szCs w:val="22"/>
        </w:rPr>
        <w:t xml:space="preserve">con </w:t>
      </w:r>
      <w:r w:rsidR="006B2949" w:rsidRPr="00DF2F0B">
        <w:rPr>
          <w:rFonts w:ascii="Century Gothic" w:hAnsi="Century Gothic" w:cs="Arial"/>
          <w:sz w:val="22"/>
          <w:szCs w:val="22"/>
        </w:rPr>
        <w:t>un área de comedo</w:t>
      </w:r>
      <w:r w:rsidR="002763AA" w:rsidRPr="00DF2F0B">
        <w:rPr>
          <w:rFonts w:ascii="Century Gothic" w:hAnsi="Century Gothic" w:cs="Arial"/>
          <w:sz w:val="22"/>
          <w:szCs w:val="22"/>
        </w:rPr>
        <w:t xml:space="preserve">r, sin estar a disposición de </w:t>
      </w:r>
      <w:r w:rsidR="002763AA" w:rsidRPr="00DF2F0B">
        <w:rPr>
          <w:rFonts w:ascii="Century Gothic" w:hAnsi="Century Gothic" w:cs="Arial"/>
          <w:b/>
          <w:bCs/>
          <w:sz w:val="22"/>
          <w:szCs w:val="22"/>
        </w:rPr>
        <w:t>“EL PATRÓN”.</w:t>
      </w:r>
    </w:p>
    <w:p w14:paraId="29529A93" w14:textId="77777777" w:rsidR="00800568" w:rsidRPr="00DF2F0B" w:rsidRDefault="00800568" w:rsidP="00586123">
      <w:pPr>
        <w:jc w:val="both"/>
        <w:rPr>
          <w:rFonts w:ascii="Century Gothic" w:hAnsi="Century Gothic" w:cs="Arial"/>
          <w:sz w:val="22"/>
          <w:szCs w:val="22"/>
        </w:rPr>
      </w:pPr>
    </w:p>
    <w:p w14:paraId="6100CB26" w14:textId="640208E0"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 </w:t>
      </w:r>
      <w:r w:rsidR="000E3EF7" w:rsidRPr="00DF2F0B">
        <w:rPr>
          <w:rFonts w:ascii="Century Gothic" w:hAnsi="Century Gothic" w:cs="Arial"/>
          <w:b/>
          <w:bCs/>
          <w:sz w:val="22"/>
          <w:szCs w:val="22"/>
        </w:rPr>
        <w:t>“LAS PARTES”</w:t>
      </w:r>
      <w:r w:rsidRPr="00DF2F0B">
        <w:rPr>
          <w:rFonts w:ascii="Century Gothic" w:hAnsi="Century Gothic" w:cs="Arial"/>
          <w:sz w:val="22"/>
          <w:szCs w:val="22"/>
        </w:rPr>
        <w:t xml:space="preserve"> acuerdan que la jornada de trabajo se distribuirá de conformidad con las necesidades </w:t>
      </w:r>
      <w:r w:rsidR="00AA3249" w:rsidRPr="00DF2F0B">
        <w:rPr>
          <w:rFonts w:ascii="Century Gothic" w:hAnsi="Century Gothic" w:cs="Arial"/>
          <w:sz w:val="22"/>
          <w:szCs w:val="22"/>
        </w:rPr>
        <w:t xml:space="preserve">laborales </w:t>
      </w:r>
      <w:r w:rsidRPr="00DF2F0B">
        <w:rPr>
          <w:rFonts w:ascii="Century Gothic" w:hAnsi="Century Gothic" w:cs="Arial"/>
          <w:sz w:val="22"/>
          <w:szCs w:val="22"/>
        </w:rPr>
        <w:t xml:space="preserve">de </w:t>
      </w:r>
      <w:r w:rsidR="000E3EF7" w:rsidRPr="00DF2F0B">
        <w:rPr>
          <w:rFonts w:ascii="Century Gothic" w:hAnsi="Century Gothic" w:cs="Arial"/>
          <w:b/>
          <w:bCs/>
          <w:sz w:val="22"/>
          <w:szCs w:val="22"/>
        </w:rPr>
        <w:t>“EL PATRÓN”</w:t>
      </w:r>
      <w:r w:rsidRPr="00DF2F0B">
        <w:rPr>
          <w:rFonts w:ascii="Century Gothic" w:hAnsi="Century Gothic" w:cs="Arial"/>
          <w:sz w:val="22"/>
          <w:szCs w:val="22"/>
        </w:rPr>
        <w:t>, siempre y cuando se respeten los máximos y mínimos legales correspondientes.</w:t>
      </w:r>
    </w:p>
    <w:p w14:paraId="0021F5FE" w14:textId="77777777" w:rsidR="00800568" w:rsidRPr="00DF2F0B" w:rsidRDefault="00800568" w:rsidP="00586123">
      <w:pPr>
        <w:jc w:val="both"/>
        <w:rPr>
          <w:rFonts w:ascii="Century Gothic" w:hAnsi="Century Gothic" w:cs="Arial"/>
          <w:sz w:val="22"/>
          <w:szCs w:val="22"/>
        </w:rPr>
      </w:pPr>
    </w:p>
    <w:p w14:paraId="0C61E27A" w14:textId="3B0584C0" w:rsidR="00287074" w:rsidRPr="00DF2F0B" w:rsidRDefault="00287074" w:rsidP="00586123">
      <w:pPr>
        <w:jc w:val="both"/>
        <w:rPr>
          <w:rFonts w:ascii="Century Gothic" w:hAnsi="Century Gothic" w:cs="Arial"/>
          <w:sz w:val="22"/>
          <w:szCs w:val="22"/>
        </w:rPr>
      </w:pPr>
      <w:r w:rsidRPr="00DF2F0B">
        <w:rPr>
          <w:rFonts w:ascii="Century Gothic" w:hAnsi="Century Gothic" w:cs="Arial"/>
          <w:sz w:val="22"/>
          <w:szCs w:val="22"/>
        </w:rPr>
        <w:t xml:space="preserve">La prestación de los servicios se llevará a cabo, principalmente, en las instalaciones de </w:t>
      </w:r>
      <w:r w:rsidRPr="00DF2F0B">
        <w:rPr>
          <w:rFonts w:ascii="Century Gothic" w:hAnsi="Century Gothic" w:cs="Arial"/>
          <w:b/>
          <w:bCs/>
          <w:sz w:val="22"/>
          <w:szCs w:val="22"/>
        </w:rPr>
        <w:t>“EL PATRÓN”</w:t>
      </w:r>
      <w:r w:rsidRPr="00DF2F0B">
        <w:rPr>
          <w:rFonts w:ascii="Century Gothic" w:hAnsi="Century Gothic" w:cs="Arial"/>
          <w:sz w:val="22"/>
          <w:szCs w:val="22"/>
        </w:rPr>
        <w:t xml:space="preserve"> a menos que las circunstancias y la naturaleza de su categoría obliguen a que se tengan que ejecutar, parcialmente, en diversos domicilios.</w:t>
      </w:r>
    </w:p>
    <w:p w14:paraId="2CAD3EE4" w14:textId="77777777" w:rsidR="00287074" w:rsidRPr="00DF2F0B" w:rsidRDefault="00287074" w:rsidP="00586123">
      <w:pPr>
        <w:jc w:val="both"/>
        <w:rPr>
          <w:rFonts w:ascii="Century Gothic" w:hAnsi="Century Gothic" w:cs="Arial"/>
          <w:sz w:val="22"/>
          <w:szCs w:val="22"/>
        </w:rPr>
      </w:pPr>
    </w:p>
    <w:p w14:paraId="31E6BA56" w14:textId="40766BBD"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1</w:t>
      </w:r>
      <w:r w:rsidR="00332E97" w:rsidRPr="00DF2F0B">
        <w:rPr>
          <w:rFonts w:ascii="Century Gothic" w:hAnsi="Century Gothic" w:cs="Arial"/>
          <w:b/>
          <w:bCs/>
          <w:sz w:val="22"/>
          <w:szCs w:val="22"/>
        </w:rPr>
        <w:t>3</w:t>
      </w:r>
      <w:r w:rsidRPr="00DF2F0B">
        <w:rPr>
          <w:rFonts w:ascii="Century Gothic" w:hAnsi="Century Gothic" w:cs="Arial"/>
          <w:b/>
          <w:bCs/>
          <w:sz w:val="22"/>
          <w:szCs w:val="22"/>
        </w:rPr>
        <w:t>.-</w:t>
      </w:r>
      <w:r w:rsidRPr="00DF2F0B">
        <w:rPr>
          <w:rFonts w:ascii="Century Gothic" w:hAnsi="Century Gothic" w:cs="Arial"/>
          <w:sz w:val="22"/>
          <w:szCs w:val="22"/>
        </w:rPr>
        <w:t xml:space="preserve"> Por cada seis días de labores </w:t>
      </w:r>
      <w:r w:rsidR="00EF2796" w:rsidRPr="00DF2F0B">
        <w:rPr>
          <w:rFonts w:ascii="Century Gothic" w:hAnsi="Century Gothic" w:cs="Arial"/>
          <w:b/>
          <w:bCs/>
          <w:sz w:val="22"/>
          <w:szCs w:val="22"/>
        </w:rPr>
        <w:t>“</w:t>
      </w:r>
      <w:r w:rsidR="00EF2796" w:rsidRPr="00DF2F0B">
        <w:rPr>
          <w:rFonts w:ascii="Century Gothic" w:hAnsi="Century Gothic" w:cs="Arial"/>
          <w:b/>
          <w:bCs/>
          <w:sz w:val="22"/>
          <w:szCs w:val="22"/>
          <w:highlight w:val="yellow"/>
        </w:rPr>
        <w:t>EL TRABAJADOR</w:t>
      </w:r>
      <w:r w:rsidR="00EF2796" w:rsidRPr="00DF2F0B">
        <w:rPr>
          <w:rFonts w:ascii="Century Gothic" w:hAnsi="Century Gothic" w:cs="Arial"/>
          <w:b/>
          <w:bCs/>
          <w:sz w:val="22"/>
          <w:szCs w:val="22"/>
        </w:rPr>
        <w:t>”</w:t>
      </w:r>
      <w:r w:rsidR="009C161E" w:rsidRPr="00DF2F0B">
        <w:rPr>
          <w:rFonts w:ascii="Century Gothic" w:hAnsi="Century Gothic" w:cs="Arial"/>
          <w:b/>
          <w:bCs/>
          <w:sz w:val="22"/>
          <w:szCs w:val="22"/>
        </w:rPr>
        <w:t xml:space="preserve"> </w:t>
      </w:r>
      <w:r w:rsidRPr="00DF2F0B">
        <w:rPr>
          <w:rFonts w:ascii="Century Gothic" w:hAnsi="Century Gothic" w:cs="Arial"/>
          <w:sz w:val="22"/>
          <w:szCs w:val="22"/>
        </w:rPr>
        <w:t>tendrá derecho a un séptimo de descanso pagado</w:t>
      </w:r>
      <w:r w:rsidR="00AA3249" w:rsidRPr="00DF2F0B">
        <w:rPr>
          <w:rFonts w:ascii="Century Gothic" w:hAnsi="Century Gothic" w:cs="Arial"/>
          <w:sz w:val="22"/>
          <w:szCs w:val="22"/>
        </w:rPr>
        <w:t>.</w:t>
      </w:r>
    </w:p>
    <w:p w14:paraId="7B873D65" w14:textId="77777777" w:rsidR="00800568" w:rsidRPr="00DF2F0B" w:rsidRDefault="00800568" w:rsidP="00586123">
      <w:pPr>
        <w:jc w:val="both"/>
        <w:rPr>
          <w:rFonts w:ascii="Century Gothic" w:hAnsi="Century Gothic" w:cs="Arial"/>
          <w:sz w:val="22"/>
          <w:szCs w:val="22"/>
        </w:rPr>
      </w:pPr>
    </w:p>
    <w:p w14:paraId="0E4B5736" w14:textId="102961DE"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Dicho día de descanso podrá ser modificado cuando por necesidades de la empresa así se requiera.</w:t>
      </w:r>
    </w:p>
    <w:p w14:paraId="7B5D6E55" w14:textId="77777777" w:rsidR="00800568" w:rsidRPr="00DF2F0B" w:rsidRDefault="00800568" w:rsidP="00586123">
      <w:pPr>
        <w:jc w:val="both"/>
        <w:rPr>
          <w:rFonts w:ascii="Century Gothic" w:hAnsi="Century Gothic" w:cs="Arial"/>
          <w:sz w:val="22"/>
          <w:szCs w:val="22"/>
        </w:rPr>
      </w:pPr>
    </w:p>
    <w:p w14:paraId="3BF7B424" w14:textId="471304ED"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En caso de que </w:t>
      </w:r>
      <w:r w:rsidR="009C161E" w:rsidRPr="00DF2F0B">
        <w:rPr>
          <w:rFonts w:ascii="Century Gothic" w:hAnsi="Century Gothic" w:cs="Arial"/>
          <w:b/>
          <w:bCs/>
          <w:sz w:val="22"/>
          <w:szCs w:val="22"/>
        </w:rPr>
        <w:t>“</w:t>
      </w:r>
      <w:r w:rsidR="009C161E" w:rsidRPr="00DF2F0B">
        <w:rPr>
          <w:rFonts w:ascii="Century Gothic" w:hAnsi="Century Gothic" w:cs="Arial"/>
          <w:b/>
          <w:bCs/>
          <w:sz w:val="22"/>
          <w:szCs w:val="22"/>
          <w:highlight w:val="yellow"/>
        </w:rPr>
        <w:t>EL TRABAJADOR</w:t>
      </w:r>
      <w:r w:rsidR="009C161E" w:rsidRPr="00DF2F0B">
        <w:rPr>
          <w:rFonts w:ascii="Century Gothic" w:hAnsi="Century Gothic" w:cs="Arial"/>
          <w:b/>
          <w:bCs/>
          <w:sz w:val="22"/>
          <w:szCs w:val="22"/>
        </w:rPr>
        <w:t xml:space="preserve">” </w:t>
      </w:r>
      <w:r w:rsidRPr="00DF2F0B">
        <w:rPr>
          <w:rFonts w:ascii="Century Gothic" w:hAnsi="Century Gothic" w:cs="Arial"/>
          <w:sz w:val="22"/>
          <w:szCs w:val="22"/>
        </w:rPr>
        <w:t>labore el domingo, siendo un día laboral normal, tendrá derecho al pago de una prima dominical, en donde se le pagará el 25% adicional a su salario</w:t>
      </w:r>
      <w:r w:rsidR="000F36CF" w:rsidRPr="00DF2F0B">
        <w:rPr>
          <w:rFonts w:ascii="Century Gothic" w:hAnsi="Century Gothic" w:cs="Arial"/>
          <w:sz w:val="22"/>
          <w:szCs w:val="22"/>
        </w:rPr>
        <w:t>, de conformidad a lo que establece el artículo 71 de la Ley Federal del Trabajo.</w:t>
      </w:r>
    </w:p>
    <w:p w14:paraId="6755705F" w14:textId="77777777" w:rsidR="00800568" w:rsidRPr="00DF2F0B" w:rsidRDefault="00800568" w:rsidP="00586123">
      <w:pPr>
        <w:jc w:val="both"/>
        <w:rPr>
          <w:rFonts w:ascii="Century Gothic" w:hAnsi="Century Gothic" w:cs="Arial"/>
          <w:sz w:val="22"/>
          <w:szCs w:val="22"/>
        </w:rPr>
      </w:pPr>
    </w:p>
    <w:p w14:paraId="400FBD3E" w14:textId="461EBAD9" w:rsidR="00800568" w:rsidRPr="00DF2F0B" w:rsidRDefault="00255156" w:rsidP="00586123">
      <w:pPr>
        <w:jc w:val="both"/>
        <w:rPr>
          <w:rFonts w:ascii="Century Gothic" w:hAnsi="Century Gothic" w:cs="Arial"/>
          <w:sz w:val="22"/>
          <w:szCs w:val="22"/>
        </w:rPr>
      </w:pPr>
      <w:r>
        <w:rPr>
          <w:rFonts w:ascii="Century Gothic" w:hAnsi="Century Gothic" w:cs="Arial"/>
          <w:sz w:val="22"/>
          <w:szCs w:val="22"/>
        </w:rPr>
        <w:t>E</w:t>
      </w:r>
      <w:r w:rsidR="00800568" w:rsidRPr="00DF2F0B">
        <w:rPr>
          <w:rFonts w:ascii="Century Gothic" w:hAnsi="Century Gothic" w:cs="Arial"/>
          <w:sz w:val="22"/>
          <w:szCs w:val="22"/>
        </w:rPr>
        <w:t xml:space="preserve">n los casos de que </w:t>
      </w:r>
      <w:r w:rsidR="00165214" w:rsidRPr="00DF2F0B">
        <w:rPr>
          <w:rFonts w:ascii="Century Gothic" w:hAnsi="Century Gothic" w:cs="Arial"/>
          <w:b/>
          <w:bCs/>
          <w:sz w:val="22"/>
          <w:szCs w:val="22"/>
        </w:rPr>
        <w:t>“</w:t>
      </w:r>
      <w:r w:rsidR="00165214" w:rsidRPr="00DF2F0B">
        <w:rPr>
          <w:rFonts w:ascii="Century Gothic" w:hAnsi="Century Gothic" w:cs="Arial"/>
          <w:b/>
          <w:bCs/>
          <w:sz w:val="22"/>
          <w:szCs w:val="22"/>
          <w:highlight w:val="yellow"/>
        </w:rPr>
        <w:t>EL TRABAJADOR</w:t>
      </w:r>
      <w:r w:rsidR="00165214" w:rsidRPr="00DF2F0B">
        <w:rPr>
          <w:rFonts w:ascii="Century Gothic" w:hAnsi="Century Gothic" w:cs="Arial"/>
          <w:b/>
          <w:bCs/>
          <w:sz w:val="22"/>
          <w:szCs w:val="22"/>
        </w:rPr>
        <w:t xml:space="preserve">” </w:t>
      </w:r>
      <w:r w:rsidR="00800568" w:rsidRPr="00DF2F0B">
        <w:rPr>
          <w:rFonts w:ascii="Century Gothic" w:hAnsi="Century Gothic" w:cs="Arial"/>
          <w:sz w:val="22"/>
          <w:szCs w:val="22"/>
        </w:rPr>
        <w:t xml:space="preserve">labore en su día de descanso semanal, este </w:t>
      </w:r>
      <w:r w:rsidR="00C1345A" w:rsidRPr="00DF2F0B">
        <w:rPr>
          <w:rFonts w:ascii="Century Gothic" w:hAnsi="Century Gothic" w:cs="Arial"/>
          <w:sz w:val="22"/>
          <w:szCs w:val="22"/>
        </w:rPr>
        <w:t>se le</w:t>
      </w:r>
      <w:r w:rsidR="00800568" w:rsidRPr="00DF2F0B">
        <w:rPr>
          <w:rFonts w:ascii="Century Gothic" w:hAnsi="Century Gothic" w:cs="Arial"/>
          <w:sz w:val="22"/>
          <w:szCs w:val="22"/>
        </w:rPr>
        <w:t xml:space="preserve"> pagará al triple, es decir</w:t>
      </w:r>
      <w:r w:rsidR="00165214" w:rsidRPr="00DF2F0B">
        <w:rPr>
          <w:rFonts w:ascii="Century Gothic" w:hAnsi="Century Gothic" w:cs="Arial"/>
          <w:sz w:val="22"/>
          <w:szCs w:val="22"/>
        </w:rPr>
        <w:t>,</w:t>
      </w:r>
      <w:r w:rsidR="00800568" w:rsidRPr="00DF2F0B">
        <w:rPr>
          <w:rFonts w:ascii="Century Gothic" w:hAnsi="Century Gothic" w:cs="Arial"/>
          <w:sz w:val="22"/>
          <w:szCs w:val="22"/>
        </w:rPr>
        <w:t xml:space="preserve"> su salario ordinario más un tanto doble.</w:t>
      </w:r>
    </w:p>
    <w:p w14:paraId="36DBBCF4" w14:textId="77777777" w:rsidR="00800568" w:rsidRPr="00DF2F0B" w:rsidRDefault="00800568" w:rsidP="00586123">
      <w:pPr>
        <w:jc w:val="both"/>
        <w:rPr>
          <w:rFonts w:ascii="Century Gothic" w:hAnsi="Century Gothic" w:cs="Arial"/>
          <w:sz w:val="22"/>
          <w:szCs w:val="22"/>
        </w:rPr>
      </w:pPr>
    </w:p>
    <w:p w14:paraId="26ECB6C8" w14:textId="4A33208D"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lastRenderedPageBreak/>
        <w:t>1</w:t>
      </w:r>
      <w:r w:rsidR="00332E97" w:rsidRPr="00DF2F0B">
        <w:rPr>
          <w:rFonts w:ascii="Century Gothic" w:hAnsi="Century Gothic" w:cs="Arial"/>
          <w:b/>
          <w:bCs/>
          <w:sz w:val="22"/>
          <w:szCs w:val="22"/>
        </w:rPr>
        <w:t>4</w:t>
      </w:r>
      <w:r w:rsidRPr="00DF2F0B">
        <w:rPr>
          <w:rFonts w:ascii="Century Gothic" w:hAnsi="Century Gothic" w:cs="Arial"/>
          <w:b/>
          <w:bCs/>
          <w:sz w:val="22"/>
          <w:szCs w:val="22"/>
        </w:rPr>
        <w:t>.-</w:t>
      </w:r>
      <w:r w:rsidRPr="00DF2F0B">
        <w:rPr>
          <w:rFonts w:ascii="Century Gothic" w:hAnsi="Century Gothic" w:cs="Arial"/>
          <w:sz w:val="22"/>
          <w:szCs w:val="22"/>
        </w:rPr>
        <w:t xml:space="preserve"> Cuando </w:t>
      </w:r>
      <w:r w:rsidR="00444B59" w:rsidRPr="00DF2F0B">
        <w:rPr>
          <w:rFonts w:ascii="Century Gothic" w:hAnsi="Century Gothic" w:cs="Arial"/>
          <w:b/>
          <w:bCs/>
          <w:sz w:val="22"/>
          <w:szCs w:val="22"/>
        </w:rPr>
        <w:t>“LAS PARTES”</w:t>
      </w:r>
      <w:r w:rsidR="00444B59" w:rsidRPr="00DF2F0B">
        <w:rPr>
          <w:rFonts w:ascii="Century Gothic" w:hAnsi="Century Gothic" w:cs="Arial"/>
          <w:sz w:val="22"/>
          <w:szCs w:val="22"/>
        </w:rPr>
        <w:t xml:space="preserve"> estén </w:t>
      </w:r>
      <w:r w:rsidRPr="00DF2F0B">
        <w:rPr>
          <w:rFonts w:ascii="Century Gothic" w:hAnsi="Century Gothic" w:cs="Arial"/>
          <w:sz w:val="22"/>
          <w:szCs w:val="22"/>
        </w:rPr>
        <w:t>de acuerdo</w:t>
      </w:r>
      <w:r w:rsidR="00AA3249" w:rsidRPr="00DF2F0B">
        <w:rPr>
          <w:rFonts w:ascii="Century Gothic" w:hAnsi="Century Gothic" w:cs="Arial"/>
          <w:sz w:val="22"/>
          <w:szCs w:val="22"/>
        </w:rPr>
        <w:t>,</w:t>
      </w:r>
      <w:r w:rsidRPr="00DF2F0B">
        <w:rPr>
          <w:rFonts w:ascii="Century Gothic" w:hAnsi="Century Gothic" w:cs="Arial"/>
          <w:sz w:val="22"/>
          <w:szCs w:val="22"/>
        </w:rPr>
        <w:t xml:space="preserve"> se podrán pacta</w:t>
      </w:r>
      <w:r w:rsidR="00AA3249" w:rsidRPr="00DF2F0B">
        <w:rPr>
          <w:rFonts w:ascii="Century Gothic" w:hAnsi="Century Gothic" w:cs="Arial"/>
          <w:sz w:val="22"/>
          <w:szCs w:val="22"/>
        </w:rPr>
        <w:t>r</w:t>
      </w:r>
      <w:r w:rsidRPr="00DF2F0B">
        <w:rPr>
          <w:rFonts w:ascii="Century Gothic" w:hAnsi="Century Gothic" w:cs="Arial"/>
          <w:sz w:val="22"/>
          <w:szCs w:val="22"/>
        </w:rPr>
        <w:t xml:space="preserve"> modalidades de jornada de trabajo que permitan desempeñar de forma efectiva el trabajo y se podrá fl</w:t>
      </w:r>
      <w:r w:rsidR="00C1345A" w:rsidRPr="00DF2F0B">
        <w:rPr>
          <w:rFonts w:ascii="Century Gothic" w:hAnsi="Century Gothic" w:cs="Arial"/>
          <w:sz w:val="22"/>
          <w:szCs w:val="22"/>
        </w:rPr>
        <w:t>e</w:t>
      </w:r>
      <w:r w:rsidRPr="00DF2F0B">
        <w:rPr>
          <w:rFonts w:ascii="Century Gothic" w:hAnsi="Century Gothic" w:cs="Arial"/>
          <w:sz w:val="22"/>
          <w:szCs w:val="22"/>
        </w:rPr>
        <w:t xml:space="preserve">xibilizar la jornada laboral, se respeten </w:t>
      </w:r>
      <w:r w:rsidR="00AA3249" w:rsidRPr="00DF2F0B">
        <w:rPr>
          <w:rFonts w:ascii="Century Gothic" w:hAnsi="Century Gothic" w:cs="Arial"/>
          <w:sz w:val="22"/>
          <w:szCs w:val="22"/>
        </w:rPr>
        <w:t xml:space="preserve">los </w:t>
      </w:r>
      <w:r w:rsidRPr="00DF2F0B">
        <w:rPr>
          <w:rFonts w:ascii="Century Gothic" w:hAnsi="Century Gothic" w:cs="Arial"/>
          <w:sz w:val="22"/>
          <w:szCs w:val="22"/>
        </w:rPr>
        <w:t xml:space="preserve">derechos </w:t>
      </w:r>
      <w:r w:rsidR="00546394" w:rsidRPr="00DF2F0B">
        <w:rPr>
          <w:rFonts w:ascii="Century Gothic" w:hAnsi="Century Gothic" w:cs="Arial"/>
          <w:sz w:val="22"/>
          <w:szCs w:val="22"/>
        </w:rPr>
        <w:t>laborales,</w:t>
      </w:r>
      <w:r w:rsidRPr="00DF2F0B">
        <w:rPr>
          <w:rFonts w:ascii="Century Gothic" w:hAnsi="Century Gothic" w:cs="Arial"/>
          <w:sz w:val="22"/>
          <w:szCs w:val="22"/>
        </w:rPr>
        <w:t xml:space="preserve"> </w:t>
      </w:r>
      <w:r w:rsidR="00AA3249" w:rsidRPr="00DF2F0B">
        <w:rPr>
          <w:rFonts w:ascii="Century Gothic" w:hAnsi="Century Gothic" w:cs="Arial"/>
          <w:sz w:val="22"/>
          <w:szCs w:val="22"/>
        </w:rPr>
        <w:t>así como el salario.</w:t>
      </w:r>
    </w:p>
    <w:p w14:paraId="622CDDD6" w14:textId="77777777" w:rsidR="00800568" w:rsidRPr="00DF2F0B" w:rsidRDefault="00800568" w:rsidP="00586123">
      <w:pPr>
        <w:jc w:val="both"/>
        <w:rPr>
          <w:rFonts w:ascii="Century Gothic" w:hAnsi="Century Gothic" w:cs="Arial"/>
          <w:sz w:val="22"/>
          <w:szCs w:val="22"/>
        </w:rPr>
      </w:pPr>
    </w:p>
    <w:p w14:paraId="0009F734" w14:textId="3C9BF8A3" w:rsidR="0051106C"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1</w:t>
      </w:r>
      <w:r w:rsidR="00332E97" w:rsidRPr="00DF2F0B">
        <w:rPr>
          <w:rFonts w:ascii="Century Gothic" w:hAnsi="Century Gothic" w:cs="Arial"/>
          <w:b/>
          <w:bCs/>
          <w:sz w:val="22"/>
          <w:szCs w:val="22"/>
        </w:rPr>
        <w:t>5</w:t>
      </w:r>
      <w:r w:rsidRPr="00DF2F0B">
        <w:rPr>
          <w:rFonts w:ascii="Century Gothic" w:hAnsi="Century Gothic" w:cs="Arial"/>
          <w:b/>
          <w:bCs/>
          <w:sz w:val="22"/>
          <w:szCs w:val="22"/>
        </w:rPr>
        <w:t>.-</w:t>
      </w:r>
      <w:r w:rsidRPr="00DF2F0B">
        <w:rPr>
          <w:rFonts w:ascii="Century Gothic" w:hAnsi="Century Gothic" w:cs="Arial"/>
          <w:sz w:val="22"/>
          <w:szCs w:val="22"/>
        </w:rPr>
        <w:t xml:space="preserve"> El tiempo extraordinario será únicamente autorizado y solicitado de forma previa y por escrito, será pagado en la nómina corriente siguiente y únicamente bajo estas condiciones</w:t>
      </w:r>
      <w:r w:rsidR="0051106C" w:rsidRPr="00DF2F0B">
        <w:rPr>
          <w:rFonts w:ascii="Century Gothic" w:hAnsi="Century Gothic" w:cs="Arial"/>
          <w:sz w:val="22"/>
          <w:szCs w:val="22"/>
        </w:rPr>
        <w:t>, sin que exceda de tres horas al día ni de tres veces a la semana.</w:t>
      </w:r>
    </w:p>
    <w:p w14:paraId="3FEF24D0" w14:textId="77777777" w:rsidR="00800568" w:rsidRPr="00DF2F0B" w:rsidRDefault="00800568" w:rsidP="00586123">
      <w:pPr>
        <w:jc w:val="both"/>
        <w:rPr>
          <w:rFonts w:ascii="Century Gothic" w:hAnsi="Century Gothic" w:cs="Arial"/>
          <w:sz w:val="22"/>
          <w:szCs w:val="22"/>
        </w:rPr>
      </w:pPr>
    </w:p>
    <w:p w14:paraId="20B64481" w14:textId="65619877"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16</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Serán únicamente días de descanso obligatorio los siguientes:</w:t>
      </w:r>
    </w:p>
    <w:p w14:paraId="3469CE30" w14:textId="518360E8" w:rsidR="00800568"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1</w:t>
      </w:r>
      <w:r w:rsidR="00AA3249" w:rsidRPr="00DF2F0B">
        <w:rPr>
          <w:rFonts w:ascii="Century Gothic" w:hAnsi="Century Gothic" w:cs="Arial"/>
          <w:sz w:val="22"/>
          <w:szCs w:val="22"/>
        </w:rPr>
        <w:t>º</w:t>
      </w:r>
      <w:r w:rsidRPr="00DF2F0B">
        <w:rPr>
          <w:rFonts w:ascii="Century Gothic" w:hAnsi="Century Gothic" w:cs="Arial"/>
          <w:sz w:val="22"/>
          <w:szCs w:val="22"/>
        </w:rPr>
        <w:t xml:space="preserve"> de enero.</w:t>
      </w:r>
    </w:p>
    <w:p w14:paraId="6204A8A2" w14:textId="7AD8660D" w:rsidR="00800568"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primer lunes de febrero en conmemoración del 5 de febrero;</w:t>
      </w:r>
    </w:p>
    <w:p w14:paraId="3CD0E966" w14:textId="51A96D0B" w:rsidR="00800568"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tercer lunes de marzo en conmemoración del 21 de marzo;</w:t>
      </w:r>
    </w:p>
    <w:p w14:paraId="7285849F" w14:textId="1A1B1227" w:rsidR="00800568"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10</w:t>
      </w:r>
      <w:r w:rsidR="00AA3249" w:rsidRPr="00DF2F0B">
        <w:rPr>
          <w:rFonts w:ascii="Century Gothic" w:hAnsi="Century Gothic" w:cs="Arial"/>
          <w:sz w:val="22"/>
          <w:szCs w:val="22"/>
        </w:rPr>
        <w:t xml:space="preserve"> </w:t>
      </w:r>
      <w:r w:rsidRPr="00DF2F0B">
        <w:rPr>
          <w:rFonts w:ascii="Century Gothic" w:hAnsi="Century Gothic" w:cs="Arial"/>
          <w:sz w:val="22"/>
          <w:szCs w:val="22"/>
        </w:rPr>
        <w:t>de mayo;</w:t>
      </w:r>
    </w:p>
    <w:p w14:paraId="6791E775" w14:textId="163E5D33" w:rsidR="00800568"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16 de septiembre;</w:t>
      </w:r>
    </w:p>
    <w:p w14:paraId="65080C1A" w14:textId="3C8D1653" w:rsidR="00332E97" w:rsidRPr="00DF2F0B" w:rsidRDefault="00332E97"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1º de octubre de cada seis años, cuando corresponda a la transmisión del Poder Ejecutivo Federal;</w:t>
      </w:r>
    </w:p>
    <w:p w14:paraId="2870332F" w14:textId="032F30DB" w:rsidR="00C1345A"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tercer lunes de noviembre en conmemoración del 20 de noviembre;</w:t>
      </w:r>
    </w:p>
    <w:p w14:paraId="33024AE0" w14:textId="77777777" w:rsidR="00623E1E"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25 de diciembre, y</w:t>
      </w:r>
    </w:p>
    <w:p w14:paraId="2759268F" w14:textId="39169942" w:rsidR="00800568" w:rsidRPr="00DF2F0B" w:rsidRDefault="00AA3249"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 xml:space="preserve">Los </w:t>
      </w:r>
      <w:r w:rsidR="00800568" w:rsidRPr="00DF2F0B">
        <w:rPr>
          <w:rFonts w:ascii="Century Gothic" w:hAnsi="Century Gothic" w:cs="Arial"/>
          <w:sz w:val="22"/>
          <w:szCs w:val="22"/>
        </w:rPr>
        <w:t>que determinen las leyes federales y locales electorales, en el caso de elecciones ordinarias, para efectuar la jornada electoral.</w:t>
      </w:r>
    </w:p>
    <w:p w14:paraId="2228F99E" w14:textId="77777777" w:rsidR="00800568" w:rsidRPr="00DF2F0B" w:rsidRDefault="00800568" w:rsidP="00586123">
      <w:pPr>
        <w:jc w:val="both"/>
        <w:rPr>
          <w:rFonts w:ascii="Century Gothic" w:hAnsi="Century Gothic" w:cs="Arial"/>
          <w:sz w:val="22"/>
          <w:szCs w:val="22"/>
        </w:rPr>
      </w:pPr>
    </w:p>
    <w:p w14:paraId="18FCE8AF" w14:textId="144E3A9D" w:rsidR="00800568" w:rsidRPr="00DF2F0B" w:rsidRDefault="006A6C5F" w:rsidP="00586123">
      <w:pPr>
        <w:jc w:val="both"/>
        <w:rPr>
          <w:rFonts w:ascii="Century Gothic" w:hAnsi="Century Gothic" w:cs="Arial"/>
          <w:sz w:val="22"/>
          <w:szCs w:val="22"/>
        </w:rPr>
      </w:pPr>
      <w:r>
        <w:rPr>
          <w:rFonts w:ascii="Century Gothic" w:hAnsi="Century Gothic" w:cs="Arial"/>
          <w:sz w:val="22"/>
          <w:szCs w:val="22"/>
        </w:rPr>
        <w:t>L</w:t>
      </w:r>
      <w:r w:rsidR="002E10EF" w:rsidRPr="00DF2F0B">
        <w:rPr>
          <w:rFonts w:ascii="Century Gothic" w:hAnsi="Century Gothic" w:cs="Arial"/>
          <w:sz w:val="22"/>
          <w:szCs w:val="22"/>
        </w:rPr>
        <w:t xml:space="preserve">os </w:t>
      </w:r>
      <w:r w:rsidR="00800568" w:rsidRPr="00DF2F0B">
        <w:rPr>
          <w:rFonts w:ascii="Century Gothic" w:hAnsi="Century Gothic" w:cs="Arial"/>
          <w:sz w:val="22"/>
          <w:szCs w:val="22"/>
        </w:rPr>
        <w:t xml:space="preserve">días </w:t>
      </w:r>
      <w:r w:rsidR="002E10EF" w:rsidRPr="00DF2F0B">
        <w:rPr>
          <w:rFonts w:ascii="Century Gothic" w:hAnsi="Century Gothic" w:cs="Arial"/>
          <w:sz w:val="22"/>
          <w:szCs w:val="22"/>
        </w:rPr>
        <w:t xml:space="preserve">antes citados </w:t>
      </w:r>
      <w:r w:rsidR="00800568" w:rsidRPr="00DF2F0B">
        <w:rPr>
          <w:rFonts w:ascii="Century Gothic" w:hAnsi="Century Gothic" w:cs="Arial"/>
          <w:sz w:val="22"/>
          <w:szCs w:val="22"/>
        </w:rPr>
        <w:t xml:space="preserve">serán los únicos de descanso obligatorio por así establecerlo la Ley </w:t>
      </w:r>
      <w:r w:rsidR="00AA3249" w:rsidRPr="00DF2F0B">
        <w:rPr>
          <w:rFonts w:ascii="Century Gothic" w:hAnsi="Century Gothic" w:cs="Arial"/>
          <w:sz w:val="22"/>
          <w:szCs w:val="22"/>
        </w:rPr>
        <w:t>Federal del Trabajo</w:t>
      </w:r>
      <w:r w:rsidR="00800568" w:rsidRPr="00DF2F0B">
        <w:rPr>
          <w:rFonts w:ascii="Century Gothic" w:hAnsi="Century Gothic" w:cs="Arial"/>
          <w:sz w:val="22"/>
          <w:szCs w:val="22"/>
        </w:rPr>
        <w:t>, cualquier otro día que la empresa autorice como descanso será notificado de forma previa y por escrito a</w:t>
      </w:r>
      <w:r w:rsidR="00CF0624" w:rsidRPr="00DF2F0B">
        <w:rPr>
          <w:rFonts w:ascii="Century Gothic" w:hAnsi="Century Gothic" w:cs="Arial"/>
          <w:sz w:val="22"/>
          <w:szCs w:val="22"/>
        </w:rPr>
        <w:t xml:space="preserve"> </w:t>
      </w:r>
      <w:r w:rsidR="008C1461" w:rsidRPr="00DF2F0B">
        <w:rPr>
          <w:rFonts w:ascii="Century Gothic" w:hAnsi="Century Gothic" w:cs="Arial"/>
          <w:b/>
          <w:bCs/>
          <w:sz w:val="22"/>
          <w:szCs w:val="22"/>
        </w:rPr>
        <w:t>“</w:t>
      </w:r>
      <w:r w:rsidR="008C1461" w:rsidRPr="00DF2F0B">
        <w:rPr>
          <w:rFonts w:ascii="Century Gothic" w:hAnsi="Century Gothic" w:cs="Arial"/>
          <w:b/>
          <w:bCs/>
          <w:sz w:val="22"/>
          <w:szCs w:val="22"/>
          <w:highlight w:val="yellow"/>
        </w:rPr>
        <w:t>EL TRABAJADOR</w:t>
      </w:r>
      <w:r w:rsidR="008C1461" w:rsidRPr="00DF2F0B">
        <w:rPr>
          <w:rFonts w:ascii="Century Gothic" w:hAnsi="Century Gothic" w:cs="Arial"/>
          <w:b/>
          <w:bCs/>
          <w:sz w:val="22"/>
          <w:szCs w:val="22"/>
        </w:rPr>
        <w:t>”</w:t>
      </w:r>
      <w:r w:rsidR="00CF0624" w:rsidRPr="00DF2F0B">
        <w:rPr>
          <w:rFonts w:ascii="Century Gothic" w:hAnsi="Century Gothic" w:cs="Arial"/>
          <w:sz w:val="22"/>
          <w:szCs w:val="22"/>
        </w:rPr>
        <w:t>.</w:t>
      </w:r>
    </w:p>
    <w:p w14:paraId="39774396" w14:textId="77777777" w:rsidR="00800568" w:rsidRPr="00DF2F0B" w:rsidRDefault="00800568" w:rsidP="00586123">
      <w:pPr>
        <w:jc w:val="both"/>
        <w:rPr>
          <w:rFonts w:ascii="Century Gothic" w:hAnsi="Century Gothic" w:cs="Arial"/>
          <w:sz w:val="22"/>
          <w:szCs w:val="22"/>
        </w:rPr>
      </w:pPr>
    </w:p>
    <w:p w14:paraId="2F68AC4E" w14:textId="2674A328"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En caso de que </w:t>
      </w:r>
      <w:r w:rsidR="008C1461" w:rsidRPr="00DF2F0B">
        <w:rPr>
          <w:rFonts w:ascii="Century Gothic" w:hAnsi="Century Gothic" w:cs="Arial"/>
          <w:b/>
          <w:bCs/>
          <w:sz w:val="22"/>
          <w:szCs w:val="22"/>
        </w:rPr>
        <w:t>“</w:t>
      </w:r>
      <w:r w:rsidR="008C1461" w:rsidRPr="00DF2F0B">
        <w:rPr>
          <w:rFonts w:ascii="Century Gothic" w:hAnsi="Century Gothic" w:cs="Arial"/>
          <w:b/>
          <w:bCs/>
          <w:sz w:val="22"/>
          <w:szCs w:val="22"/>
          <w:highlight w:val="yellow"/>
        </w:rPr>
        <w:t>EL TRABAJADOR</w:t>
      </w:r>
      <w:r w:rsidR="008C1461" w:rsidRPr="00DF2F0B">
        <w:rPr>
          <w:rFonts w:ascii="Century Gothic" w:hAnsi="Century Gothic" w:cs="Arial"/>
          <w:b/>
          <w:bCs/>
          <w:sz w:val="22"/>
          <w:szCs w:val="22"/>
        </w:rPr>
        <w:t xml:space="preserve">” </w:t>
      </w:r>
      <w:r w:rsidRPr="00DF2F0B">
        <w:rPr>
          <w:rFonts w:ascii="Century Gothic" w:hAnsi="Century Gothic" w:cs="Arial"/>
          <w:sz w:val="22"/>
          <w:szCs w:val="22"/>
        </w:rPr>
        <w:t>labore un día de descanso</w:t>
      </w:r>
      <w:r w:rsidR="00F54C2C" w:rsidRPr="00DF2F0B">
        <w:rPr>
          <w:rFonts w:ascii="Century Gothic" w:hAnsi="Century Gothic" w:cs="Arial"/>
          <w:sz w:val="22"/>
          <w:szCs w:val="22"/>
        </w:rPr>
        <w:t xml:space="preserve"> normal</w:t>
      </w:r>
      <w:r w:rsidRPr="00DF2F0B">
        <w:rPr>
          <w:rFonts w:ascii="Century Gothic" w:hAnsi="Century Gothic" w:cs="Arial"/>
          <w:sz w:val="22"/>
          <w:szCs w:val="22"/>
        </w:rPr>
        <w:t xml:space="preserve"> o uno de descanso obligatorio</w:t>
      </w:r>
      <w:r w:rsidR="00BA64FC" w:rsidRPr="00DF2F0B">
        <w:rPr>
          <w:rFonts w:ascii="Century Gothic" w:hAnsi="Century Gothic" w:cs="Arial"/>
          <w:sz w:val="22"/>
          <w:szCs w:val="22"/>
        </w:rPr>
        <w:t>,</w:t>
      </w:r>
      <w:r w:rsidRPr="00DF2F0B">
        <w:rPr>
          <w:rFonts w:ascii="Century Gothic" w:hAnsi="Century Gothic" w:cs="Arial"/>
          <w:sz w:val="22"/>
          <w:szCs w:val="22"/>
        </w:rPr>
        <w:t xml:space="preserve"> le será pagado su salario más un tanto doble, siempre con autorización de forma previa y por escrito de</w:t>
      </w:r>
      <w:r w:rsidR="00F54C2C" w:rsidRPr="00DF2F0B">
        <w:rPr>
          <w:rFonts w:ascii="Century Gothic" w:hAnsi="Century Gothic" w:cs="Arial"/>
          <w:sz w:val="22"/>
          <w:szCs w:val="22"/>
        </w:rPr>
        <w:t xml:space="preserve"> </w:t>
      </w:r>
      <w:r w:rsidR="00F54C2C" w:rsidRPr="00DF2F0B">
        <w:rPr>
          <w:rFonts w:ascii="Century Gothic" w:hAnsi="Century Gothic" w:cs="Arial"/>
          <w:b/>
          <w:bCs/>
          <w:sz w:val="22"/>
          <w:szCs w:val="22"/>
        </w:rPr>
        <w:t>“EL PATRÓN”</w:t>
      </w:r>
      <w:r w:rsidRPr="00DF2F0B">
        <w:rPr>
          <w:rFonts w:ascii="Century Gothic" w:hAnsi="Century Gothic" w:cs="Arial"/>
          <w:sz w:val="22"/>
          <w:szCs w:val="22"/>
        </w:rPr>
        <w:t>.</w:t>
      </w:r>
    </w:p>
    <w:p w14:paraId="5DA70BDE" w14:textId="77777777" w:rsidR="00800568" w:rsidRPr="00DF2F0B" w:rsidRDefault="00800568" w:rsidP="00586123">
      <w:pPr>
        <w:jc w:val="both"/>
        <w:rPr>
          <w:rFonts w:ascii="Century Gothic" w:hAnsi="Century Gothic" w:cs="Arial"/>
          <w:sz w:val="22"/>
          <w:szCs w:val="22"/>
        </w:rPr>
      </w:pPr>
    </w:p>
    <w:p w14:paraId="67020EE5" w14:textId="39576202"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PRESTACIONES LABORALES</w:t>
      </w:r>
    </w:p>
    <w:p w14:paraId="550F4459" w14:textId="32C963B5"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17</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w:t>
      </w:r>
      <w:r w:rsidR="00F54C2C" w:rsidRPr="00DF2F0B">
        <w:rPr>
          <w:rFonts w:ascii="Century Gothic" w:hAnsi="Century Gothic" w:cs="Arial"/>
          <w:b/>
          <w:bCs/>
          <w:sz w:val="22"/>
          <w:szCs w:val="22"/>
        </w:rPr>
        <w:t>“</w:t>
      </w:r>
      <w:r w:rsidR="00F54C2C" w:rsidRPr="00DF2F0B">
        <w:rPr>
          <w:rFonts w:ascii="Century Gothic" w:hAnsi="Century Gothic" w:cs="Arial"/>
          <w:b/>
          <w:bCs/>
          <w:sz w:val="22"/>
          <w:szCs w:val="22"/>
          <w:highlight w:val="yellow"/>
        </w:rPr>
        <w:t>EL TRABAJADOR</w:t>
      </w:r>
      <w:r w:rsidR="00F54C2C" w:rsidRPr="00DF2F0B">
        <w:rPr>
          <w:rFonts w:ascii="Century Gothic" w:hAnsi="Century Gothic" w:cs="Arial"/>
          <w:b/>
          <w:bCs/>
          <w:sz w:val="22"/>
          <w:szCs w:val="22"/>
        </w:rPr>
        <w:t xml:space="preserve">” </w:t>
      </w:r>
      <w:r w:rsidR="00800568" w:rsidRPr="00DF2F0B">
        <w:rPr>
          <w:rFonts w:ascii="Century Gothic" w:hAnsi="Century Gothic" w:cs="Arial"/>
          <w:sz w:val="22"/>
          <w:szCs w:val="22"/>
        </w:rPr>
        <w:t>tendrá derecho a las siguientes prestaciones:</w:t>
      </w:r>
    </w:p>
    <w:p w14:paraId="24FD8E95" w14:textId="3A067F61" w:rsidR="00800568" w:rsidRPr="00DF2F0B" w:rsidRDefault="00800568" w:rsidP="00586123">
      <w:pPr>
        <w:pStyle w:val="Prrafodelista"/>
        <w:numPr>
          <w:ilvl w:val="0"/>
          <w:numId w:val="1"/>
        </w:numPr>
        <w:jc w:val="both"/>
        <w:rPr>
          <w:rFonts w:ascii="Century Gothic" w:hAnsi="Century Gothic" w:cs="Arial"/>
          <w:sz w:val="22"/>
          <w:szCs w:val="22"/>
        </w:rPr>
      </w:pPr>
      <w:r w:rsidRPr="00DF2F0B">
        <w:rPr>
          <w:rFonts w:ascii="Century Gothic" w:hAnsi="Century Gothic" w:cs="Arial"/>
          <w:sz w:val="22"/>
          <w:szCs w:val="22"/>
        </w:rPr>
        <w:t>Aguinaldo.</w:t>
      </w:r>
    </w:p>
    <w:p w14:paraId="5DEB1A44" w14:textId="1C098930" w:rsidR="00800568" w:rsidRPr="00DF2F0B" w:rsidRDefault="00800568" w:rsidP="00586123">
      <w:pPr>
        <w:pStyle w:val="Prrafodelista"/>
        <w:numPr>
          <w:ilvl w:val="0"/>
          <w:numId w:val="1"/>
        </w:numPr>
        <w:jc w:val="both"/>
        <w:rPr>
          <w:rFonts w:ascii="Century Gothic" w:hAnsi="Century Gothic" w:cs="Arial"/>
          <w:sz w:val="22"/>
          <w:szCs w:val="22"/>
        </w:rPr>
      </w:pPr>
      <w:r w:rsidRPr="00DF2F0B">
        <w:rPr>
          <w:rFonts w:ascii="Century Gothic" w:hAnsi="Century Gothic" w:cs="Arial"/>
          <w:sz w:val="22"/>
          <w:szCs w:val="22"/>
        </w:rPr>
        <w:t>Vacaciones.</w:t>
      </w:r>
    </w:p>
    <w:p w14:paraId="1507A3B0" w14:textId="28C3D3DF" w:rsidR="00800568" w:rsidRPr="00DF2F0B" w:rsidRDefault="00800568" w:rsidP="00586123">
      <w:pPr>
        <w:pStyle w:val="Prrafodelista"/>
        <w:numPr>
          <w:ilvl w:val="0"/>
          <w:numId w:val="1"/>
        </w:numPr>
        <w:jc w:val="both"/>
        <w:rPr>
          <w:rFonts w:ascii="Century Gothic" w:hAnsi="Century Gothic" w:cs="Arial"/>
          <w:sz w:val="22"/>
          <w:szCs w:val="22"/>
        </w:rPr>
      </w:pPr>
      <w:r w:rsidRPr="00DF2F0B">
        <w:rPr>
          <w:rFonts w:ascii="Century Gothic" w:hAnsi="Century Gothic" w:cs="Arial"/>
          <w:sz w:val="22"/>
          <w:szCs w:val="22"/>
        </w:rPr>
        <w:t>Prima vacacional.</w:t>
      </w:r>
    </w:p>
    <w:p w14:paraId="08375907" w14:textId="7377819F" w:rsidR="00800568" w:rsidRPr="00DF2F0B" w:rsidRDefault="00800568" w:rsidP="00586123">
      <w:pPr>
        <w:pStyle w:val="Prrafodelista"/>
        <w:numPr>
          <w:ilvl w:val="0"/>
          <w:numId w:val="1"/>
        </w:numPr>
        <w:jc w:val="both"/>
        <w:rPr>
          <w:rFonts w:ascii="Century Gothic" w:hAnsi="Century Gothic" w:cs="Arial"/>
          <w:sz w:val="22"/>
          <w:szCs w:val="22"/>
        </w:rPr>
      </w:pPr>
      <w:r w:rsidRPr="00DF2F0B">
        <w:rPr>
          <w:rFonts w:ascii="Century Gothic" w:hAnsi="Century Gothic" w:cs="Arial"/>
          <w:sz w:val="22"/>
          <w:szCs w:val="22"/>
        </w:rPr>
        <w:t>Seguridad Social.</w:t>
      </w:r>
    </w:p>
    <w:p w14:paraId="24F7D2A1" w14:textId="4E5F2281" w:rsidR="00800568" w:rsidRPr="00DF2F0B" w:rsidRDefault="00800568" w:rsidP="00586123">
      <w:pPr>
        <w:pStyle w:val="Prrafodelista"/>
        <w:numPr>
          <w:ilvl w:val="0"/>
          <w:numId w:val="1"/>
        </w:numPr>
        <w:jc w:val="both"/>
        <w:rPr>
          <w:rFonts w:ascii="Century Gothic" w:hAnsi="Century Gothic" w:cs="Arial"/>
          <w:sz w:val="22"/>
          <w:szCs w:val="22"/>
        </w:rPr>
      </w:pPr>
      <w:r w:rsidRPr="00DF2F0B">
        <w:rPr>
          <w:rFonts w:ascii="Century Gothic" w:hAnsi="Century Gothic" w:cs="Arial"/>
          <w:sz w:val="22"/>
          <w:szCs w:val="22"/>
        </w:rPr>
        <w:t>Las demás que establezca este contrato.</w:t>
      </w:r>
    </w:p>
    <w:p w14:paraId="28ECF74A" w14:textId="77777777" w:rsidR="00800568" w:rsidRPr="00DF2F0B" w:rsidRDefault="00800568" w:rsidP="00586123">
      <w:pPr>
        <w:jc w:val="both"/>
        <w:rPr>
          <w:rFonts w:ascii="Century Gothic" w:hAnsi="Century Gothic" w:cs="Arial"/>
          <w:sz w:val="22"/>
          <w:szCs w:val="22"/>
        </w:rPr>
      </w:pPr>
    </w:p>
    <w:p w14:paraId="25D79459" w14:textId="22B8D43C"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18</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Las Vacaciones </w:t>
      </w:r>
      <w:r w:rsidR="002A05B5">
        <w:rPr>
          <w:rFonts w:ascii="Century Gothic" w:hAnsi="Century Gothic" w:cs="Arial"/>
          <w:sz w:val="22"/>
          <w:szCs w:val="22"/>
        </w:rPr>
        <w:t>se disfrutan</w:t>
      </w:r>
      <w:r w:rsidR="00800568" w:rsidRPr="00DF2F0B">
        <w:rPr>
          <w:rFonts w:ascii="Century Gothic" w:hAnsi="Century Gothic" w:cs="Arial"/>
          <w:sz w:val="22"/>
          <w:szCs w:val="22"/>
        </w:rPr>
        <w:t xml:space="preserve"> en días laborables y sin contar días de descanso ya sean ordinarios u obligatorios, durante el periodo de vacaciones le será pagado su salario base a</w:t>
      </w:r>
      <w:r w:rsidR="00FA39D3" w:rsidRPr="00DF2F0B">
        <w:rPr>
          <w:rFonts w:ascii="Century Gothic" w:hAnsi="Century Gothic" w:cs="Arial"/>
          <w:sz w:val="22"/>
          <w:szCs w:val="22"/>
        </w:rPr>
        <w:t xml:space="preserve"> </w:t>
      </w:r>
      <w:r w:rsidR="00DE5C99" w:rsidRPr="00DF2F0B">
        <w:rPr>
          <w:rFonts w:ascii="Century Gothic" w:hAnsi="Century Gothic" w:cs="Arial"/>
          <w:b/>
          <w:bCs/>
          <w:sz w:val="22"/>
          <w:szCs w:val="22"/>
        </w:rPr>
        <w:t>“</w:t>
      </w:r>
      <w:r w:rsidR="00DE5C99" w:rsidRPr="00DF2F0B">
        <w:rPr>
          <w:rFonts w:ascii="Century Gothic" w:hAnsi="Century Gothic" w:cs="Arial"/>
          <w:b/>
          <w:bCs/>
          <w:sz w:val="22"/>
          <w:szCs w:val="22"/>
          <w:highlight w:val="yellow"/>
        </w:rPr>
        <w:t>EL TRABAJADOR</w:t>
      </w:r>
      <w:r w:rsidR="00DE5C99" w:rsidRPr="00DF2F0B">
        <w:rPr>
          <w:rFonts w:ascii="Century Gothic" w:hAnsi="Century Gothic" w:cs="Arial"/>
          <w:b/>
          <w:bCs/>
          <w:sz w:val="22"/>
          <w:szCs w:val="22"/>
        </w:rPr>
        <w:t>”</w:t>
      </w:r>
      <w:r w:rsidR="00FB719F" w:rsidRPr="00DF2F0B">
        <w:rPr>
          <w:rFonts w:ascii="Century Gothic" w:hAnsi="Century Gothic" w:cs="Arial"/>
          <w:b/>
          <w:bCs/>
          <w:sz w:val="22"/>
          <w:szCs w:val="22"/>
        </w:rPr>
        <w:t xml:space="preserve"> </w:t>
      </w:r>
      <w:r w:rsidR="00800568" w:rsidRPr="00DF2F0B">
        <w:rPr>
          <w:rFonts w:ascii="Century Gothic" w:hAnsi="Century Gothic" w:cs="Arial"/>
          <w:sz w:val="22"/>
          <w:szCs w:val="22"/>
        </w:rPr>
        <w:t>de forma normal y ordinaria.</w:t>
      </w:r>
    </w:p>
    <w:p w14:paraId="5A62D23A" w14:textId="77777777" w:rsidR="00800568" w:rsidRPr="00DF2F0B" w:rsidRDefault="00800568" w:rsidP="00586123">
      <w:pPr>
        <w:jc w:val="both"/>
        <w:rPr>
          <w:rFonts w:ascii="Century Gothic" w:hAnsi="Century Gothic" w:cs="Arial"/>
          <w:sz w:val="22"/>
          <w:szCs w:val="22"/>
        </w:rPr>
      </w:pPr>
    </w:p>
    <w:p w14:paraId="1C27E83E" w14:textId="2481C8A1"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19</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Las vacaciones serán concedidas por </w:t>
      </w:r>
      <w:r w:rsidR="00FB719F" w:rsidRPr="00DF2F0B">
        <w:rPr>
          <w:rFonts w:ascii="Century Gothic" w:hAnsi="Century Gothic" w:cs="Arial"/>
          <w:b/>
          <w:bCs/>
          <w:sz w:val="22"/>
          <w:szCs w:val="22"/>
        </w:rPr>
        <w:t>“EL PATRÓN”</w:t>
      </w:r>
      <w:r w:rsidR="00800568" w:rsidRPr="00DF2F0B">
        <w:rPr>
          <w:rFonts w:ascii="Century Gothic" w:hAnsi="Century Gothic" w:cs="Arial"/>
          <w:sz w:val="22"/>
          <w:szCs w:val="22"/>
        </w:rPr>
        <w:t xml:space="preserve"> en los seis meses siguientes, </w:t>
      </w:r>
      <w:r w:rsidR="0067294C" w:rsidRPr="00DF2F0B">
        <w:rPr>
          <w:rFonts w:ascii="Century Gothic" w:hAnsi="Century Gothic" w:cs="Arial"/>
          <w:sz w:val="22"/>
          <w:szCs w:val="22"/>
        </w:rPr>
        <w:t xml:space="preserve">por lo que </w:t>
      </w:r>
      <w:r w:rsidR="0067294C" w:rsidRPr="00DF2F0B">
        <w:rPr>
          <w:rFonts w:ascii="Century Gothic" w:hAnsi="Century Gothic" w:cs="Arial"/>
          <w:b/>
          <w:bCs/>
          <w:sz w:val="22"/>
          <w:szCs w:val="22"/>
        </w:rPr>
        <w:t>“LAS PARTES”</w:t>
      </w:r>
      <w:r w:rsidR="009072C5" w:rsidRPr="00DF2F0B">
        <w:rPr>
          <w:rFonts w:ascii="Century Gothic" w:hAnsi="Century Gothic" w:cs="Arial"/>
          <w:b/>
          <w:bCs/>
          <w:sz w:val="22"/>
          <w:szCs w:val="22"/>
        </w:rPr>
        <w:t xml:space="preserve"> </w:t>
      </w:r>
      <w:r w:rsidR="009072C5" w:rsidRPr="00DF2F0B">
        <w:rPr>
          <w:rFonts w:ascii="Century Gothic" w:hAnsi="Century Gothic" w:cs="Arial"/>
          <w:sz w:val="22"/>
          <w:szCs w:val="22"/>
        </w:rPr>
        <w:t>acordarán</w:t>
      </w:r>
      <w:r w:rsidR="0067294C" w:rsidRPr="00DF2F0B">
        <w:rPr>
          <w:rFonts w:ascii="Century Gothic" w:hAnsi="Century Gothic" w:cs="Arial"/>
          <w:sz w:val="22"/>
          <w:szCs w:val="22"/>
        </w:rPr>
        <w:t xml:space="preserve"> </w:t>
      </w:r>
      <w:r w:rsidR="00800568" w:rsidRPr="00DF2F0B">
        <w:rPr>
          <w:rFonts w:ascii="Century Gothic" w:hAnsi="Century Gothic" w:cs="Arial"/>
          <w:sz w:val="22"/>
          <w:szCs w:val="22"/>
        </w:rPr>
        <w:t xml:space="preserve">los días y periodos en que </w:t>
      </w:r>
      <w:r w:rsidR="009072C5" w:rsidRPr="00DF2F0B">
        <w:rPr>
          <w:rFonts w:ascii="Century Gothic" w:hAnsi="Century Gothic" w:cs="Arial"/>
          <w:b/>
          <w:bCs/>
          <w:sz w:val="22"/>
          <w:szCs w:val="22"/>
        </w:rPr>
        <w:t>“</w:t>
      </w:r>
      <w:r w:rsidR="009072C5" w:rsidRPr="00DF2F0B">
        <w:rPr>
          <w:rFonts w:ascii="Century Gothic" w:hAnsi="Century Gothic" w:cs="Arial"/>
          <w:b/>
          <w:bCs/>
          <w:sz w:val="22"/>
          <w:szCs w:val="22"/>
          <w:highlight w:val="yellow"/>
        </w:rPr>
        <w:t>EL TRABAJADOR</w:t>
      </w:r>
      <w:r w:rsidR="009072C5" w:rsidRPr="00DF2F0B">
        <w:rPr>
          <w:rFonts w:ascii="Century Gothic" w:hAnsi="Century Gothic" w:cs="Arial"/>
          <w:b/>
          <w:bCs/>
          <w:sz w:val="22"/>
          <w:szCs w:val="22"/>
        </w:rPr>
        <w:t xml:space="preserve">” </w:t>
      </w:r>
      <w:r w:rsidR="00800568" w:rsidRPr="00DF2F0B">
        <w:rPr>
          <w:rFonts w:ascii="Century Gothic" w:hAnsi="Century Gothic" w:cs="Arial"/>
          <w:sz w:val="22"/>
          <w:szCs w:val="22"/>
        </w:rPr>
        <w:t>disfrutará de sus vacaciones, esto tomando en cuenta las necesidades de la empresa.</w:t>
      </w:r>
    </w:p>
    <w:p w14:paraId="42055EF3" w14:textId="77777777" w:rsidR="00800568" w:rsidRPr="00DF2F0B" w:rsidRDefault="00800568" w:rsidP="00586123">
      <w:pPr>
        <w:jc w:val="both"/>
        <w:rPr>
          <w:rFonts w:ascii="Century Gothic" w:hAnsi="Century Gothic" w:cs="Arial"/>
          <w:sz w:val="22"/>
          <w:szCs w:val="22"/>
        </w:rPr>
      </w:pPr>
    </w:p>
    <w:p w14:paraId="6318749B" w14:textId="25C5329D"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En los casos que </w:t>
      </w:r>
      <w:r w:rsidR="00A2377E" w:rsidRPr="00DF2F0B">
        <w:rPr>
          <w:rFonts w:ascii="Century Gothic" w:hAnsi="Century Gothic" w:cs="Arial"/>
          <w:b/>
          <w:bCs/>
          <w:sz w:val="22"/>
          <w:szCs w:val="22"/>
        </w:rPr>
        <w:t>“</w:t>
      </w:r>
      <w:r w:rsidR="00A2377E" w:rsidRPr="00DF2F0B">
        <w:rPr>
          <w:rFonts w:ascii="Century Gothic" w:hAnsi="Century Gothic" w:cs="Arial"/>
          <w:b/>
          <w:bCs/>
          <w:sz w:val="22"/>
          <w:szCs w:val="22"/>
          <w:highlight w:val="yellow"/>
        </w:rPr>
        <w:t>EL TRABAJADOR</w:t>
      </w:r>
      <w:r w:rsidR="00A2377E" w:rsidRPr="00DF2F0B">
        <w:rPr>
          <w:rFonts w:ascii="Century Gothic" w:hAnsi="Century Gothic" w:cs="Arial"/>
          <w:b/>
          <w:bCs/>
          <w:sz w:val="22"/>
          <w:szCs w:val="22"/>
        </w:rPr>
        <w:t>”</w:t>
      </w:r>
      <w:r w:rsidRPr="00DF2F0B">
        <w:rPr>
          <w:rFonts w:ascii="Century Gothic" w:hAnsi="Century Gothic" w:cs="Arial"/>
          <w:sz w:val="22"/>
          <w:szCs w:val="22"/>
        </w:rPr>
        <w:t xml:space="preserve"> sea quien solicite </w:t>
      </w:r>
      <w:r w:rsidR="00A2377E" w:rsidRPr="00DF2F0B">
        <w:rPr>
          <w:rFonts w:ascii="Century Gothic" w:hAnsi="Century Gothic" w:cs="Arial"/>
          <w:sz w:val="22"/>
          <w:szCs w:val="22"/>
        </w:rPr>
        <w:t xml:space="preserve">las </w:t>
      </w:r>
      <w:r w:rsidRPr="00DF2F0B">
        <w:rPr>
          <w:rFonts w:ascii="Century Gothic" w:hAnsi="Century Gothic" w:cs="Arial"/>
          <w:sz w:val="22"/>
          <w:szCs w:val="22"/>
        </w:rPr>
        <w:t>vacaciones, deberá hacerlo con por lo menos seis meses de anticipación, por escrito y señalando con exactitud los días que tomará como vacaciones.</w:t>
      </w:r>
    </w:p>
    <w:p w14:paraId="3C3E4077" w14:textId="77777777" w:rsidR="00800568" w:rsidRPr="00DF2F0B" w:rsidRDefault="00800568" w:rsidP="00586123">
      <w:pPr>
        <w:jc w:val="both"/>
        <w:rPr>
          <w:rFonts w:ascii="Century Gothic" w:hAnsi="Century Gothic" w:cs="Arial"/>
          <w:sz w:val="22"/>
          <w:szCs w:val="22"/>
        </w:rPr>
      </w:pPr>
    </w:p>
    <w:p w14:paraId="3B3BED1F" w14:textId="3A99C016"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Si llegase a dar el caso</w:t>
      </w:r>
      <w:r w:rsidR="00E60590" w:rsidRPr="00DF2F0B">
        <w:rPr>
          <w:rFonts w:ascii="Century Gothic" w:hAnsi="Century Gothic" w:cs="Arial"/>
          <w:sz w:val="22"/>
          <w:szCs w:val="22"/>
        </w:rPr>
        <w:t xml:space="preserve">, </w:t>
      </w:r>
      <w:r w:rsidRPr="00DF2F0B">
        <w:rPr>
          <w:rFonts w:ascii="Century Gothic" w:hAnsi="Century Gothic" w:cs="Arial"/>
          <w:sz w:val="22"/>
          <w:szCs w:val="22"/>
        </w:rPr>
        <w:t xml:space="preserve">de que los días de vacaciones solicitados por </w:t>
      </w:r>
      <w:r w:rsidR="00D546F3" w:rsidRPr="00DF2F0B">
        <w:rPr>
          <w:rFonts w:ascii="Century Gothic" w:hAnsi="Century Gothic" w:cs="Arial"/>
          <w:b/>
          <w:bCs/>
          <w:sz w:val="22"/>
          <w:szCs w:val="22"/>
        </w:rPr>
        <w:t>“</w:t>
      </w:r>
      <w:r w:rsidR="00D546F3" w:rsidRPr="00DF2F0B">
        <w:rPr>
          <w:rFonts w:ascii="Century Gothic" w:hAnsi="Century Gothic" w:cs="Arial"/>
          <w:b/>
          <w:bCs/>
          <w:sz w:val="22"/>
          <w:szCs w:val="22"/>
          <w:highlight w:val="yellow"/>
        </w:rPr>
        <w:t>EL TRABAJADOR</w:t>
      </w:r>
      <w:r w:rsidR="00D546F3" w:rsidRPr="00DF2F0B">
        <w:rPr>
          <w:rFonts w:ascii="Century Gothic" w:hAnsi="Century Gothic" w:cs="Arial"/>
          <w:b/>
          <w:bCs/>
          <w:sz w:val="22"/>
          <w:szCs w:val="22"/>
        </w:rPr>
        <w:t>”</w:t>
      </w:r>
      <w:r w:rsidR="00E60590" w:rsidRPr="00DF2F0B">
        <w:rPr>
          <w:rFonts w:ascii="Century Gothic" w:hAnsi="Century Gothic" w:cs="Arial"/>
          <w:sz w:val="22"/>
          <w:szCs w:val="22"/>
        </w:rPr>
        <w:t>,</w:t>
      </w:r>
      <w:r w:rsidRPr="00DF2F0B">
        <w:rPr>
          <w:rFonts w:ascii="Century Gothic" w:hAnsi="Century Gothic" w:cs="Arial"/>
          <w:sz w:val="22"/>
          <w:szCs w:val="22"/>
        </w:rPr>
        <w:t xml:space="preserve"> coincidan con las de diverso empleado, </w:t>
      </w:r>
      <w:r w:rsidR="00D546F3" w:rsidRPr="00DF2F0B">
        <w:rPr>
          <w:rFonts w:ascii="Century Gothic" w:hAnsi="Century Gothic" w:cs="Arial"/>
          <w:b/>
          <w:bCs/>
          <w:sz w:val="22"/>
          <w:szCs w:val="22"/>
        </w:rPr>
        <w:t>“LAS PARTES”</w:t>
      </w:r>
      <w:r w:rsidR="00D546F3" w:rsidRPr="00DF2F0B">
        <w:rPr>
          <w:rFonts w:ascii="Century Gothic" w:hAnsi="Century Gothic" w:cs="Arial"/>
          <w:sz w:val="22"/>
          <w:szCs w:val="22"/>
        </w:rPr>
        <w:t xml:space="preserve"> llegarán a un acuerdo para que las actividades que desarrolla para </w:t>
      </w:r>
      <w:r w:rsidR="00D546F3" w:rsidRPr="00DF2F0B">
        <w:rPr>
          <w:rFonts w:ascii="Century Gothic" w:hAnsi="Century Gothic" w:cs="Arial"/>
          <w:b/>
          <w:bCs/>
          <w:sz w:val="22"/>
          <w:szCs w:val="22"/>
        </w:rPr>
        <w:t>“EL PATRÓN”</w:t>
      </w:r>
      <w:r w:rsidR="00D546F3" w:rsidRPr="00DF2F0B">
        <w:rPr>
          <w:rFonts w:ascii="Century Gothic" w:hAnsi="Century Gothic" w:cs="Arial"/>
          <w:sz w:val="22"/>
          <w:szCs w:val="22"/>
        </w:rPr>
        <w:t xml:space="preserve"> no se vean afectadas por la ausencia</w:t>
      </w:r>
      <w:r w:rsidR="00F56375" w:rsidRPr="00DF2F0B">
        <w:rPr>
          <w:rFonts w:ascii="Century Gothic" w:hAnsi="Century Gothic" w:cs="Arial"/>
          <w:sz w:val="22"/>
          <w:szCs w:val="22"/>
        </w:rPr>
        <w:t>.</w:t>
      </w:r>
    </w:p>
    <w:p w14:paraId="05049A94" w14:textId="77777777" w:rsidR="00800568" w:rsidRPr="00DF2F0B" w:rsidRDefault="00800568" w:rsidP="00586123">
      <w:pPr>
        <w:jc w:val="both"/>
        <w:rPr>
          <w:rFonts w:ascii="Century Gothic" w:hAnsi="Century Gothic" w:cs="Arial"/>
          <w:sz w:val="22"/>
          <w:szCs w:val="22"/>
        </w:rPr>
      </w:pPr>
    </w:p>
    <w:p w14:paraId="332A7CFD" w14:textId="17FAB0D8"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Es decir, se encuentra prohibido que dos o más trabajadores tomen vacaciones de forma simultánea, </w:t>
      </w:r>
      <w:r w:rsidR="00AB1087" w:rsidRPr="00DF2F0B">
        <w:rPr>
          <w:rFonts w:ascii="Century Gothic" w:hAnsi="Century Gothic" w:cs="Arial"/>
          <w:sz w:val="22"/>
          <w:szCs w:val="22"/>
        </w:rPr>
        <w:t xml:space="preserve">siempre y cuando </w:t>
      </w:r>
      <w:r w:rsidR="00350E0E" w:rsidRPr="00DF2F0B">
        <w:rPr>
          <w:rFonts w:ascii="Century Gothic" w:hAnsi="Century Gothic" w:cs="Arial"/>
          <w:sz w:val="22"/>
          <w:szCs w:val="22"/>
        </w:rPr>
        <w:t xml:space="preserve">se encuentren dentro de la misma área de trabajo, </w:t>
      </w:r>
      <w:r w:rsidR="00DD5DC4" w:rsidRPr="00DF2F0B">
        <w:rPr>
          <w:rFonts w:ascii="Century Gothic" w:hAnsi="Century Gothic" w:cs="Arial"/>
          <w:sz w:val="22"/>
          <w:szCs w:val="22"/>
        </w:rPr>
        <w:t xml:space="preserve">y </w:t>
      </w:r>
      <w:r w:rsidRPr="00DF2F0B">
        <w:rPr>
          <w:rFonts w:ascii="Century Gothic" w:hAnsi="Century Gothic" w:cs="Arial"/>
          <w:sz w:val="22"/>
          <w:szCs w:val="22"/>
        </w:rPr>
        <w:t xml:space="preserve">si llegase a dar el caso de que el periodo de vacaciones coincida con el </w:t>
      </w:r>
      <w:r w:rsidRPr="00DF2F0B">
        <w:rPr>
          <w:rFonts w:ascii="Century Gothic" w:hAnsi="Century Gothic" w:cs="Arial"/>
          <w:sz w:val="22"/>
          <w:szCs w:val="22"/>
        </w:rPr>
        <w:lastRenderedPageBreak/>
        <w:t xml:space="preserve">periodo de incapacidad de diverso trabajador, </w:t>
      </w:r>
      <w:r w:rsidR="00FD6010" w:rsidRPr="00DF2F0B">
        <w:rPr>
          <w:rFonts w:ascii="Century Gothic" w:hAnsi="Century Gothic" w:cs="Arial"/>
          <w:b/>
          <w:bCs/>
          <w:sz w:val="22"/>
          <w:szCs w:val="22"/>
        </w:rPr>
        <w:t>“EL PATRÓN”</w:t>
      </w:r>
      <w:r w:rsidRPr="00DF2F0B">
        <w:rPr>
          <w:rFonts w:ascii="Century Gothic" w:hAnsi="Century Gothic" w:cs="Arial"/>
          <w:sz w:val="22"/>
          <w:szCs w:val="22"/>
        </w:rPr>
        <w:t xml:space="preserve"> podrá </w:t>
      </w:r>
      <w:r w:rsidR="00FD6010" w:rsidRPr="00DF2F0B">
        <w:rPr>
          <w:rFonts w:ascii="Century Gothic" w:hAnsi="Century Gothic" w:cs="Arial"/>
          <w:sz w:val="22"/>
          <w:szCs w:val="22"/>
        </w:rPr>
        <w:t xml:space="preserve">modificar </w:t>
      </w:r>
      <w:r w:rsidRPr="00DF2F0B">
        <w:rPr>
          <w:rFonts w:ascii="Century Gothic" w:hAnsi="Century Gothic" w:cs="Arial"/>
          <w:sz w:val="22"/>
          <w:szCs w:val="22"/>
        </w:rPr>
        <w:t>las vacaciones, siempre y cuando sea por necesidades de la empresa</w:t>
      </w:r>
      <w:r w:rsidR="0063273C" w:rsidRPr="00DF2F0B">
        <w:rPr>
          <w:rFonts w:ascii="Century Gothic" w:hAnsi="Century Gothic" w:cs="Arial"/>
          <w:sz w:val="22"/>
          <w:szCs w:val="22"/>
        </w:rPr>
        <w:t>.</w:t>
      </w:r>
    </w:p>
    <w:p w14:paraId="18304CC8" w14:textId="77777777" w:rsidR="0063273C" w:rsidRPr="00DF2F0B" w:rsidRDefault="0063273C" w:rsidP="00586123">
      <w:pPr>
        <w:ind w:firstLine="284"/>
        <w:jc w:val="both"/>
        <w:rPr>
          <w:rFonts w:ascii="Century Gothic" w:hAnsi="Century Gothic" w:cs="Arial"/>
          <w:sz w:val="22"/>
          <w:szCs w:val="22"/>
        </w:rPr>
      </w:pPr>
    </w:p>
    <w:p w14:paraId="7F33170D" w14:textId="3C566250"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2</w:t>
      </w:r>
      <w:r w:rsidR="00332E97" w:rsidRPr="00DF2F0B">
        <w:rPr>
          <w:rFonts w:ascii="Century Gothic" w:hAnsi="Century Gothic" w:cs="Arial"/>
          <w:b/>
          <w:bCs/>
          <w:sz w:val="22"/>
          <w:szCs w:val="22"/>
        </w:rPr>
        <w:t>0</w:t>
      </w:r>
      <w:r w:rsidRPr="00DF2F0B">
        <w:rPr>
          <w:rFonts w:ascii="Century Gothic" w:hAnsi="Century Gothic" w:cs="Arial"/>
          <w:b/>
          <w:bCs/>
          <w:sz w:val="22"/>
          <w:szCs w:val="22"/>
        </w:rPr>
        <w:t>.-</w:t>
      </w:r>
      <w:r w:rsidRPr="00DF2F0B">
        <w:rPr>
          <w:rFonts w:ascii="Century Gothic" w:hAnsi="Century Gothic" w:cs="Arial"/>
          <w:sz w:val="22"/>
          <w:szCs w:val="22"/>
        </w:rPr>
        <w:t xml:space="preserve"> Las vacaciones serán concedidas de acuerdo con la siguiente tabla:</w:t>
      </w:r>
    </w:p>
    <w:tbl>
      <w:tblPr>
        <w:tblStyle w:val="Tablaconcuadrcula"/>
        <w:tblW w:w="0" w:type="auto"/>
        <w:tblInd w:w="2405" w:type="dxa"/>
        <w:tblLook w:val="04A0" w:firstRow="1" w:lastRow="0" w:firstColumn="1" w:lastColumn="0" w:noHBand="0" w:noVBand="1"/>
      </w:tblPr>
      <w:tblGrid>
        <w:gridCol w:w="2270"/>
        <w:gridCol w:w="1983"/>
      </w:tblGrid>
      <w:tr w:rsidR="00DF2F0B" w:rsidRPr="00DF2F0B" w14:paraId="22008E7E" w14:textId="77777777" w:rsidTr="00F07B7D">
        <w:tc>
          <w:tcPr>
            <w:tcW w:w="2270" w:type="dxa"/>
          </w:tcPr>
          <w:p w14:paraId="2100F1DA" w14:textId="13379586"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Año 1</w:t>
            </w:r>
          </w:p>
        </w:tc>
        <w:tc>
          <w:tcPr>
            <w:tcW w:w="1983" w:type="dxa"/>
          </w:tcPr>
          <w:p w14:paraId="3C4AF0B1" w14:textId="6998665B"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12 días</w:t>
            </w:r>
          </w:p>
        </w:tc>
      </w:tr>
      <w:tr w:rsidR="00DF2F0B" w:rsidRPr="00DF2F0B" w14:paraId="25E947D8" w14:textId="77777777" w:rsidTr="00F07B7D">
        <w:tc>
          <w:tcPr>
            <w:tcW w:w="2270" w:type="dxa"/>
          </w:tcPr>
          <w:p w14:paraId="0A674999" w14:textId="0A04CD6F"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Año 2</w:t>
            </w:r>
          </w:p>
        </w:tc>
        <w:tc>
          <w:tcPr>
            <w:tcW w:w="1983" w:type="dxa"/>
          </w:tcPr>
          <w:p w14:paraId="377F338C" w14:textId="7549D0E5"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14 días</w:t>
            </w:r>
          </w:p>
        </w:tc>
      </w:tr>
      <w:tr w:rsidR="00DF2F0B" w:rsidRPr="00DF2F0B" w14:paraId="71E9D85D" w14:textId="77777777" w:rsidTr="00F07B7D">
        <w:tc>
          <w:tcPr>
            <w:tcW w:w="2270" w:type="dxa"/>
          </w:tcPr>
          <w:p w14:paraId="0175F5FA" w14:textId="5A60EDB0"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Año 3</w:t>
            </w:r>
          </w:p>
        </w:tc>
        <w:tc>
          <w:tcPr>
            <w:tcW w:w="1983" w:type="dxa"/>
          </w:tcPr>
          <w:p w14:paraId="256A1665" w14:textId="2BDFDC86"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16 días</w:t>
            </w:r>
          </w:p>
        </w:tc>
      </w:tr>
      <w:tr w:rsidR="00DF2F0B" w:rsidRPr="00DF2F0B" w14:paraId="78DC71F2" w14:textId="77777777" w:rsidTr="00F07B7D">
        <w:tc>
          <w:tcPr>
            <w:tcW w:w="2270" w:type="dxa"/>
          </w:tcPr>
          <w:p w14:paraId="331E4B8E" w14:textId="31065112"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Año 4</w:t>
            </w:r>
          </w:p>
        </w:tc>
        <w:tc>
          <w:tcPr>
            <w:tcW w:w="1983" w:type="dxa"/>
          </w:tcPr>
          <w:p w14:paraId="2C4547B3" w14:textId="461BD9C5"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18 días</w:t>
            </w:r>
          </w:p>
        </w:tc>
      </w:tr>
      <w:tr w:rsidR="00DF2F0B" w:rsidRPr="00DF2F0B" w14:paraId="1F9122CA" w14:textId="77777777" w:rsidTr="00F07B7D">
        <w:tc>
          <w:tcPr>
            <w:tcW w:w="2270" w:type="dxa"/>
          </w:tcPr>
          <w:p w14:paraId="3C0C3B8A" w14:textId="5AD4CE97"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Año 5</w:t>
            </w:r>
          </w:p>
        </w:tc>
        <w:tc>
          <w:tcPr>
            <w:tcW w:w="1983" w:type="dxa"/>
          </w:tcPr>
          <w:p w14:paraId="3C54E2E4" w14:textId="357E3348"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20 días</w:t>
            </w:r>
          </w:p>
        </w:tc>
      </w:tr>
      <w:tr w:rsidR="00DF2F0B" w:rsidRPr="00DF2F0B" w14:paraId="544EA817" w14:textId="77777777" w:rsidTr="00F07B7D">
        <w:tc>
          <w:tcPr>
            <w:tcW w:w="2270" w:type="dxa"/>
          </w:tcPr>
          <w:p w14:paraId="1DF070AF" w14:textId="7B947977"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De 6 a 10 años</w:t>
            </w:r>
          </w:p>
        </w:tc>
        <w:tc>
          <w:tcPr>
            <w:tcW w:w="1983" w:type="dxa"/>
          </w:tcPr>
          <w:p w14:paraId="2C1FA020" w14:textId="45822D65"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22 días</w:t>
            </w:r>
          </w:p>
        </w:tc>
      </w:tr>
      <w:tr w:rsidR="00DF2F0B" w:rsidRPr="00DF2F0B" w14:paraId="4E363F70" w14:textId="77777777" w:rsidTr="00F07B7D">
        <w:tc>
          <w:tcPr>
            <w:tcW w:w="2270" w:type="dxa"/>
          </w:tcPr>
          <w:p w14:paraId="68936A99" w14:textId="6D83FD2C"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De 11 a 15 años</w:t>
            </w:r>
          </w:p>
        </w:tc>
        <w:tc>
          <w:tcPr>
            <w:tcW w:w="1983" w:type="dxa"/>
          </w:tcPr>
          <w:p w14:paraId="7A6D4D2A" w14:textId="2E14462C"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24 días</w:t>
            </w:r>
          </w:p>
        </w:tc>
      </w:tr>
      <w:tr w:rsidR="00DF2F0B" w:rsidRPr="00DF2F0B" w14:paraId="5B01C451" w14:textId="77777777" w:rsidTr="00F07B7D">
        <w:tc>
          <w:tcPr>
            <w:tcW w:w="2270" w:type="dxa"/>
          </w:tcPr>
          <w:p w14:paraId="122C9D35" w14:textId="0917B4E9"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De 16 a 20 años</w:t>
            </w:r>
          </w:p>
        </w:tc>
        <w:tc>
          <w:tcPr>
            <w:tcW w:w="1983" w:type="dxa"/>
          </w:tcPr>
          <w:p w14:paraId="5497B4D9" w14:textId="2B8171C9"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26 días</w:t>
            </w:r>
          </w:p>
        </w:tc>
      </w:tr>
      <w:tr w:rsidR="00DF2F0B" w:rsidRPr="00DF2F0B" w14:paraId="499F4D7F" w14:textId="77777777" w:rsidTr="00F07B7D">
        <w:tc>
          <w:tcPr>
            <w:tcW w:w="2270" w:type="dxa"/>
          </w:tcPr>
          <w:p w14:paraId="6DD54F4F" w14:textId="1FF7039D"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De 21 a 25 años</w:t>
            </w:r>
          </w:p>
        </w:tc>
        <w:tc>
          <w:tcPr>
            <w:tcW w:w="1983" w:type="dxa"/>
          </w:tcPr>
          <w:p w14:paraId="2B507B84" w14:textId="4264AE59"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28 días</w:t>
            </w:r>
          </w:p>
        </w:tc>
      </w:tr>
      <w:tr w:rsidR="00DF2F0B" w:rsidRPr="00DF2F0B" w14:paraId="479B9EB8" w14:textId="77777777" w:rsidTr="00F07B7D">
        <w:tc>
          <w:tcPr>
            <w:tcW w:w="2270" w:type="dxa"/>
          </w:tcPr>
          <w:p w14:paraId="7F6CD31B" w14:textId="62525E79"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De 26 a 30 años</w:t>
            </w:r>
          </w:p>
        </w:tc>
        <w:tc>
          <w:tcPr>
            <w:tcW w:w="1983" w:type="dxa"/>
          </w:tcPr>
          <w:p w14:paraId="0CEBA813" w14:textId="290510DD"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30 días</w:t>
            </w:r>
          </w:p>
        </w:tc>
      </w:tr>
      <w:tr w:rsidR="00F07B7D" w:rsidRPr="00DF2F0B" w14:paraId="67392579" w14:textId="77777777" w:rsidTr="00F07B7D">
        <w:tc>
          <w:tcPr>
            <w:tcW w:w="2270" w:type="dxa"/>
          </w:tcPr>
          <w:p w14:paraId="3824CD10" w14:textId="0CFF29E4"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De 31 a 35 años</w:t>
            </w:r>
          </w:p>
        </w:tc>
        <w:tc>
          <w:tcPr>
            <w:tcW w:w="1983" w:type="dxa"/>
          </w:tcPr>
          <w:p w14:paraId="76DBBEF1" w14:textId="2CD2AB5E"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32 días</w:t>
            </w:r>
          </w:p>
        </w:tc>
      </w:tr>
    </w:tbl>
    <w:p w14:paraId="09B180F2" w14:textId="77777777" w:rsidR="00800568" w:rsidRPr="00DF2F0B" w:rsidRDefault="00800568" w:rsidP="00586123">
      <w:pPr>
        <w:jc w:val="both"/>
        <w:rPr>
          <w:rFonts w:ascii="Century Gothic" w:hAnsi="Century Gothic" w:cs="Arial"/>
          <w:sz w:val="22"/>
          <w:szCs w:val="22"/>
        </w:rPr>
      </w:pPr>
    </w:p>
    <w:p w14:paraId="79AC8AB8" w14:textId="77777777" w:rsidR="00800568" w:rsidRPr="00DF2F0B" w:rsidRDefault="00800568" w:rsidP="00586123">
      <w:pPr>
        <w:jc w:val="both"/>
        <w:rPr>
          <w:rFonts w:ascii="Century Gothic" w:hAnsi="Century Gothic" w:cs="Arial"/>
          <w:sz w:val="22"/>
          <w:szCs w:val="22"/>
          <w:u w:val="single"/>
        </w:rPr>
      </w:pPr>
      <w:r w:rsidRPr="00DF2F0B">
        <w:rPr>
          <w:rFonts w:ascii="Century Gothic" w:hAnsi="Century Gothic" w:cs="Arial"/>
          <w:sz w:val="22"/>
          <w:szCs w:val="22"/>
          <w:u w:val="single"/>
        </w:rPr>
        <w:t>Esta tabla no podrá ser modificada.</w:t>
      </w:r>
    </w:p>
    <w:p w14:paraId="6B52A7A2" w14:textId="77777777" w:rsidR="00800568" w:rsidRPr="00DF2F0B" w:rsidRDefault="00800568" w:rsidP="00586123">
      <w:pPr>
        <w:jc w:val="both"/>
        <w:rPr>
          <w:rFonts w:ascii="Century Gothic" w:hAnsi="Century Gothic" w:cs="Arial"/>
          <w:sz w:val="22"/>
          <w:szCs w:val="22"/>
        </w:rPr>
      </w:pPr>
    </w:p>
    <w:p w14:paraId="5CF5D62E" w14:textId="2E4E49BC"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2</w:t>
      </w:r>
      <w:r w:rsidR="00332E97" w:rsidRPr="00DF2F0B">
        <w:rPr>
          <w:rFonts w:ascii="Century Gothic" w:hAnsi="Century Gothic" w:cs="Arial"/>
          <w:b/>
          <w:bCs/>
          <w:sz w:val="22"/>
          <w:szCs w:val="22"/>
        </w:rPr>
        <w:t>1</w:t>
      </w:r>
      <w:r w:rsidRPr="00DF2F0B">
        <w:rPr>
          <w:rFonts w:ascii="Century Gothic" w:hAnsi="Century Gothic" w:cs="Arial"/>
          <w:b/>
          <w:bCs/>
          <w:sz w:val="22"/>
          <w:szCs w:val="22"/>
        </w:rPr>
        <w:t>.-</w:t>
      </w:r>
      <w:r w:rsidRPr="00DF2F0B">
        <w:rPr>
          <w:rFonts w:ascii="Century Gothic" w:hAnsi="Century Gothic" w:cs="Arial"/>
          <w:sz w:val="22"/>
          <w:szCs w:val="22"/>
        </w:rPr>
        <w:t xml:space="preserve"> El pago por concepto de vacaciones se realizará el día de pago de nómina </w:t>
      </w:r>
      <w:r w:rsidR="00EB7043" w:rsidRPr="00DF2F0B">
        <w:rPr>
          <w:rFonts w:ascii="Century Gothic" w:hAnsi="Century Gothic" w:cs="Arial"/>
          <w:b/>
          <w:bCs/>
          <w:sz w:val="22"/>
          <w:szCs w:val="22"/>
        </w:rPr>
        <w:t>“</w:t>
      </w:r>
      <w:r w:rsidR="00EB7043" w:rsidRPr="00DF2F0B">
        <w:rPr>
          <w:rFonts w:ascii="Century Gothic" w:hAnsi="Century Gothic" w:cs="Arial"/>
          <w:b/>
          <w:bCs/>
          <w:sz w:val="22"/>
          <w:szCs w:val="22"/>
          <w:highlight w:val="yellow"/>
        </w:rPr>
        <w:t>EL TRABAJADOR</w:t>
      </w:r>
      <w:r w:rsidR="00EB7043" w:rsidRPr="00DF2F0B">
        <w:rPr>
          <w:rFonts w:ascii="Century Gothic" w:hAnsi="Century Gothic" w:cs="Arial"/>
          <w:b/>
          <w:bCs/>
          <w:sz w:val="22"/>
          <w:szCs w:val="22"/>
        </w:rPr>
        <w:t>”</w:t>
      </w:r>
      <w:r w:rsidRPr="00DF2F0B">
        <w:rPr>
          <w:rFonts w:ascii="Century Gothic" w:hAnsi="Century Gothic" w:cs="Arial"/>
          <w:sz w:val="22"/>
          <w:szCs w:val="22"/>
        </w:rPr>
        <w:t xml:space="preserve">, adicional a este pago se otorgará el 25% del importe de vacaciones por concepto de prima vacacional, se entregará </w:t>
      </w:r>
      <w:r w:rsidR="00EB7043" w:rsidRPr="00DF2F0B">
        <w:rPr>
          <w:rFonts w:ascii="Century Gothic" w:hAnsi="Century Gothic" w:cs="Arial"/>
          <w:sz w:val="22"/>
          <w:szCs w:val="22"/>
        </w:rPr>
        <w:t xml:space="preserve">en el </w:t>
      </w:r>
      <w:r w:rsidRPr="00DF2F0B">
        <w:rPr>
          <w:rFonts w:ascii="Century Gothic" w:hAnsi="Century Gothic" w:cs="Arial"/>
          <w:sz w:val="22"/>
          <w:szCs w:val="22"/>
        </w:rPr>
        <w:t>recibo de pago por este concepto.</w:t>
      </w:r>
    </w:p>
    <w:p w14:paraId="5E2684F1" w14:textId="77777777" w:rsidR="00800568" w:rsidRPr="00DF2F0B" w:rsidRDefault="00800568" w:rsidP="00586123">
      <w:pPr>
        <w:jc w:val="both"/>
        <w:rPr>
          <w:rFonts w:ascii="Century Gothic" w:hAnsi="Century Gothic" w:cs="Arial"/>
          <w:sz w:val="22"/>
          <w:szCs w:val="22"/>
        </w:rPr>
      </w:pPr>
    </w:p>
    <w:p w14:paraId="1248D7E0" w14:textId="07CCED02"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2</w:t>
      </w:r>
      <w:r w:rsidR="00332E97" w:rsidRPr="00DF2F0B">
        <w:rPr>
          <w:rFonts w:ascii="Century Gothic" w:hAnsi="Century Gothic" w:cs="Arial"/>
          <w:b/>
          <w:bCs/>
          <w:sz w:val="22"/>
          <w:szCs w:val="22"/>
        </w:rPr>
        <w:t>2.</w:t>
      </w:r>
      <w:r w:rsidRPr="00DF2F0B">
        <w:rPr>
          <w:rFonts w:ascii="Century Gothic" w:hAnsi="Century Gothic" w:cs="Arial"/>
          <w:b/>
          <w:bCs/>
          <w:sz w:val="22"/>
          <w:szCs w:val="22"/>
        </w:rPr>
        <w:t>-</w:t>
      </w:r>
      <w:r w:rsidRPr="00DF2F0B">
        <w:rPr>
          <w:rFonts w:ascii="Century Gothic" w:hAnsi="Century Gothic" w:cs="Arial"/>
          <w:sz w:val="22"/>
          <w:szCs w:val="22"/>
        </w:rPr>
        <w:t xml:space="preserve"> </w:t>
      </w:r>
      <w:r w:rsidR="003042E0" w:rsidRPr="00DF2F0B">
        <w:rPr>
          <w:rFonts w:ascii="Century Gothic" w:hAnsi="Century Gothic" w:cs="Arial"/>
          <w:sz w:val="22"/>
          <w:szCs w:val="22"/>
        </w:rPr>
        <w:t>De acuerdo con</w:t>
      </w:r>
      <w:r w:rsidR="00535695" w:rsidRPr="00DF2F0B">
        <w:rPr>
          <w:rFonts w:ascii="Century Gothic" w:hAnsi="Century Gothic" w:cs="Arial"/>
          <w:sz w:val="22"/>
          <w:szCs w:val="22"/>
        </w:rPr>
        <w:t xml:space="preserve"> lo que establece el artículo 87 de la Ley Federal del Trabajo,</w:t>
      </w:r>
      <w:r w:rsidR="00FE7EDB" w:rsidRPr="00DF2F0B">
        <w:rPr>
          <w:rFonts w:ascii="Century Gothic" w:hAnsi="Century Gothic" w:cs="Arial"/>
          <w:b/>
          <w:bCs/>
          <w:sz w:val="22"/>
          <w:szCs w:val="22"/>
        </w:rPr>
        <w:t xml:space="preserve"> “</w:t>
      </w:r>
      <w:r w:rsidR="00FE7EDB" w:rsidRPr="00DF2F0B">
        <w:rPr>
          <w:rFonts w:ascii="Century Gothic" w:hAnsi="Century Gothic" w:cs="Arial"/>
          <w:b/>
          <w:bCs/>
          <w:sz w:val="22"/>
          <w:szCs w:val="22"/>
          <w:highlight w:val="yellow"/>
        </w:rPr>
        <w:t>EL TRABAJADOR</w:t>
      </w:r>
      <w:r w:rsidR="00FE7EDB" w:rsidRPr="00DF2F0B">
        <w:rPr>
          <w:rFonts w:ascii="Century Gothic" w:hAnsi="Century Gothic" w:cs="Arial"/>
          <w:b/>
          <w:bCs/>
          <w:sz w:val="22"/>
          <w:szCs w:val="22"/>
        </w:rPr>
        <w:t>”</w:t>
      </w:r>
      <w:r w:rsidR="00FE7EDB" w:rsidRPr="00DF2F0B">
        <w:rPr>
          <w:rFonts w:ascii="Century Gothic" w:hAnsi="Century Gothic" w:cs="Arial"/>
          <w:sz w:val="22"/>
          <w:szCs w:val="22"/>
        </w:rPr>
        <w:t xml:space="preserve">, </w:t>
      </w:r>
      <w:r w:rsidR="003F6829" w:rsidRPr="00DF2F0B">
        <w:rPr>
          <w:rFonts w:ascii="Century Gothic" w:hAnsi="Century Gothic" w:cs="Arial"/>
          <w:sz w:val="22"/>
          <w:szCs w:val="22"/>
        </w:rPr>
        <w:t xml:space="preserve">tendrá derecho a un aguinaldo anual equivalente a </w:t>
      </w:r>
      <w:r w:rsidR="00373A26" w:rsidRPr="00DF2F0B">
        <w:rPr>
          <w:rFonts w:ascii="Century Gothic" w:hAnsi="Century Gothic" w:cs="Arial"/>
          <w:sz w:val="22"/>
          <w:szCs w:val="22"/>
        </w:rPr>
        <w:t xml:space="preserve">quince días de salario base ordinario, que se </w:t>
      </w:r>
      <w:r w:rsidRPr="00DF2F0B">
        <w:rPr>
          <w:rFonts w:ascii="Century Gothic" w:hAnsi="Century Gothic" w:cs="Arial"/>
          <w:sz w:val="22"/>
          <w:szCs w:val="22"/>
        </w:rPr>
        <w:t xml:space="preserve">antes del 20 de diciembre de cada año, en caso de que </w:t>
      </w:r>
      <w:r w:rsidR="003042E0" w:rsidRPr="00DF2F0B">
        <w:rPr>
          <w:rFonts w:ascii="Century Gothic" w:hAnsi="Century Gothic" w:cs="Arial"/>
          <w:b/>
          <w:bCs/>
          <w:sz w:val="22"/>
          <w:szCs w:val="22"/>
        </w:rPr>
        <w:t>“</w:t>
      </w:r>
      <w:r w:rsidR="003042E0" w:rsidRPr="00DF2F0B">
        <w:rPr>
          <w:rFonts w:ascii="Century Gothic" w:hAnsi="Century Gothic" w:cs="Arial"/>
          <w:b/>
          <w:bCs/>
          <w:sz w:val="22"/>
          <w:szCs w:val="22"/>
          <w:highlight w:val="yellow"/>
        </w:rPr>
        <w:t>EL TRABAJADOR</w:t>
      </w:r>
      <w:r w:rsidR="003042E0" w:rsidRPr="00DF2F0B">
        <w:rPr>
          <w:rFonts w:ascii="Century Gothic" w:hAnsi="Century Gothic" w:cs="Arial"/>
          <w:b/>
          <w:bCs/>
          <w:sz w:val="22"/>
          <w:szCs w:val="22"/>
        </w:rPr>
        <w:t>”</w:t>
      </w:r>
      <w:r w:rsidR="003042E0" w:rsidRPr="00DF2F0B">
        <w:rPr>
          <w:rFonts w:ascii="Century Gothic" w:hAnsi="Century Gothic" w:cs="Arial"/>
          <w:sz w:val="22"/>
          <w:szCs w:val="22"/>
        </w:rPr>
        <w:t xml:space="preserve">, </w:t>
      </w:r>
      <w:r w:rsidRPr="00DF2F0B">
        <w:rPr>
          <w:rFonts w:ascii="Century Gothic" w:hAnsi="Century Gothic" w:cs="Arial"/>
          <w:sz w:val="22"/>
          <w:szCs w:val="22"/>
        </w:rPr>
        <w:t>no tuviera el año completo de labores se pagará la parte proporcional.</w:t>
      </w:r>
    </w:p>
    <w:p w14:paraId="73D5E910" w14:textId="77777777" w:rsidR="00800568" w:rsidRPr="00DF2F0B" w:rsidRDefault="00800568" w:rsidP="00586123">
      <w:pPr>
        <w:jc w:val="both"/>
        <w:rPr>
          <w:rFonts w:ascii="Century Gothic" w:hAnsi="Century Gothic" w:cs="Arial"/>
          <w:sz w:val="22"/>
          <w:szCs w:val="22"/>
        </w:rPr>
      </w:pPr>
    </w:p>
    <w:p w14:paraId="64BB74C0" w14:textId="6BE985A4" w:rsidR="00800568"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El aguinaldo </w:t>
      </w:r>
      <w:r w:rsidR="00F07B7D" w:rsidRPr="00DF2F0B">
        <w:rPr>
          <w:rFonts w:ascii="Century Gothic" w:hAnsi="Century Gothic" w:cs="Arial"/>
          <w:sz w:val="22"/>
          <w:szCs w:val="22"/>
        </w:rPr>
        <w:t>de acuerdo con</w:t>
      </w:r>
      <w:r w:rsidRPr="00DF2F0B">
        <w:rPr>
          <w:rFonts w:ascii="Century Gothic" w:hAnsi="Century Gothic" w:cs="Arial"/>
          <w:sz w:val="22"/>
          <w:szCs w:val="22"/>
        </w:rPr>
        <w:t xml:space="preserve"> la Ley Federal del </w:t>
      </w:r>
      <w:r w:rsidR="00546394" w:rsidRPr="00DF2F0B">
        <w:rPr>
          <w:rFonts w:ascii="Century Gothic" w:hAnsi="Century Gothic" w:cs="Arial"/>
          <w:sz w:val="22"/>
          <w:szCs w:val="22"/>
        </w:rPr>
        <w:t>Trabajo</w:t>
      </w:r>
      <w:r w:rsidRPr="00DF2F0B">
        <w:rPr>
          <w:rFonts w:ascii="Century Gothic" w:hAnsi="Century Gothic" w:cs="Arial"/>
          <w:sz w:val="22"/>
          <w:szCs w:val="22"/>
        </w:rPr>
        <w:t xml:space="preserve"> no aumenta de forma anual y únicamente existirá modificación a este</w:t>
      </w:r>
      <w:r w:rsidR="00AA3249" w:rsidRPr="00DF2F0B">
        <w:rPr>
          <w:rFonts w:ascii="Century Gothic" w:hAnsi="Century Gothic" w:cs="Arial"/>
          <w:sz w:val="22"/>
          <w:szCs w:val="22"/>
        </w:rPr>
        <w:t>,</w:t>
      </w:r>
      <w:r w:rsidRPr="00DF2F0B">
        <w:rPr>
          <w:rFonts w:ascii="Century Gothic" w:hAnsi="Century Gothic" w:cs="Arial"/>
          <w:sz w:val="22"/>
          <w:szCs w:val="22"/>
        </w:rPr>
        <w:t xml:space="preserve"> cuando exista reforma a la ley laboral o acuerdo entre </w:t>
      </w:r>
      <w:r w:rsidR="006B4A95" w:rsidRPr="00DF2F0B">
        <w:rPr>
          <w:rFonts w:ascii="Century Gothic" w:hAnsi="Century Gothic" w:cs="Arial"/>
          <w:b/>
          <w:bCs/>
          <w:sz w:val="22"/>
          <w:szCs w:val="22"/>
        </w:rPr>
        <w:t>“LAS PARTES”</w:t>
      </w:r>
      <w:r w:rsidRPr="00DF2F0B">
        <w:rPr>
          <w:rFonts w:ascii="Century Gothic" w:hAnsi="Century Gothic" w:cs="Arial"/>
          <w:sz w:val="22"/>
          <w:szCs w:val="22"/>
        </w:rPr>
        <w:t>.</w:t>
      </w:r>
    </w:p>
    <w:p w14:paraId="1ED02DC3" w14:textId="77777777" w:rsidR="00AE4024" w:rsidRPr="00DF2F0B" w:rsidRDefault="00AE4024" w:rsidP="00586123">
      <w:pPr>
        <w:jc w:val="both"/>
        <w:rPr>
          <w:rFonts w:ascii="Century Gothic" w:hAnsi="Century Gothic" w:cs="Arial"/>
          <w:sz w:val="22"/>
          <w:szCs w:val="22"/>
        </w:rPr>
      </w:pPr>
    </w:p>
    <w:p w14:paraId="3154AB02" w14:textId="2EB8D095"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2</w:t>
      </w:r>
      <w:r w:rsidR="00332E97" w:rsidRPr="00DF2F0B">
        <w:rPr>
          <w:rFonts w:ascii="Century Gothic" w:hAnsi="Century Gothic" w:cs="Arial"/>
          <w:b/>
          <w:bCs/>
          <w:sz w:val="22"/>
          <w:szCs w:val="22"/>
        </w:rPr>
        <w:t>3</w:t>
      </w:r>
      <w:r w:rsidRPr="00DF2F0B">
        <w:rPr>
          <w:rFonts w:ascii="Century Gothic" w:hAnsi="Century Gothic" w:cs="Arial"/>
          <w:b/>
          <w:bCs/>
          <w:sz w:val="22"/>
          <w:szCs w:val="22"/>
        </w:rPr>
        <w:t>.-</w:t>
      </w:r>
      <w:r w:rsidRPr="00DF2F0B">
        <w:rPr>
          <w:rFonts w:ascii="Century Gothic" w:hAnsi="Century Gothic" w:cs="Arial"/>
          <w:sz w:val="22"/>
          <w:szCs w:val="22"/>
        </w:rPr>
        <w:t xml:space="preserve"> Se inscribirá </w:t>
      </w:r>
      <w:r w:rsidRPr="00DF2F0B">
        <w:rPr>
          <w:rFonts w:ascii="Century Gothic" w:hAnsi="Century Gothic" w:cs="Arial"/>
          <w:sz w:val="22"/>
          <w:szCs w:val="22"/>
          <w:highlight w:val="yellow"/>
        </w:rPr>
        <w:t>a</w:t>
      </w:r>
      <w:r w:rsidR="006B4A95" w:rsidRPr="00DF2F0B">
        <w:rPr>
          <w:rFonts w:ascii="Century Gothic" w:hAnsi="Century Gothic" w:cs="Arial"/>
          <w:sz w:val="22"/>
          <w:szCs w:val="22"/>
          <w:highlight w:val="yellow"/>
        </w:rPr>
        <w:t xml:space="preserve"> </w:t>
      </w:r>
      <w:r w:rsidR="006B4A95" w:rsidRPr="00DF2F0B">
        <w:rPr>
          <w:rFonts w:ascii="Century Gothic" w:hAnsi="Century Gothic" w:cs="Arial"/>
          <w:b/>
          <w:bCs/>
          <w:sz w:val="22"/>
          <w:szCs w:val="22"/>
        </w:rPr>
        <w:t>“</w:t>
      </w:r>
      <w:r w:rsidR="006B4A95" w:rsidRPr="00DF2F0B">
        <w:rPr>
          <w:rFonts w:ascii="Century Gothic" w:hAnsi="Century Gothic" w:cs="Arial"/>
          <w:b/>
          <w:bCs/>
          <w:sz w:val="22"/>
          <w:szCs w:val="22"/>
          <w:highlight w:val="yellow"/>
        </w:rPr>
        <w:t>EL TRABAJADOR</w:t>
      </w:r>
      <w:r w:rsidR="006B4A95" w:rsidRPr="00DF2F0B">
        <w:rPr>
          <w:rFonts w:ascii="Century Gothic" w:hAnsi="Century Gothic" w:cs="Arial"/>
          <w:b/>
          <w:bCs/>
          <w:sz w:val="22"/>
          <w:szCs w:val="22"/>
        </w:rPr>
        <w:t>”</w:t>
      </w:r>
      <w:r w:rsidRPr="00DF2F0B">
        <w:rPr>
          <w:rFonts w:ascii="Century Gothic" w:hAnsi="Century Gothic" w:cs="Arial"/>
          <w:sz w:val="22"/>
          <w:szCs w:val="22"/>
        </w:rPr>
        <w:t xml:space="preserve"> al </w:t>
      </w:r>
      <w:r w:rsidR="00AE4024">
        <w:rPr>
          <w:rFonts w:ascii="Century Gothic" w:hAnsi="Century Gothic" w:cs="Arial"/>
          <w:sz w:val="22"/>
          <w:szCs w:val="22"/>
        </w:rPr>
        <w:t xml:space="preserve">Instituto Mexicano del </w:t>
      </w:r>
      <w:r w:rsidRPr="00DF2F0B">
        <w:rPr>
          <w:rFonts w:ascii="Century Gothic" w:hAnsi="Century Gothic" w:cs="Arial"/>
          <w:sz w:val="22"/>
          <w:szCs w:val="22"/>
        </w:rPr>
        <w:t>Seguro Social, esto para efectos de cumplir con las obligaciones patronales y tenga acceso a este derecho humano.</w:t>
      </w:r>
    </w:p>
    <w:p w14:paraId="183137A2" w14:textId="77777777" w:rsidR="00800568" w:rsidRPr="00DF2F0B" w:rsidRDefault="00800568" w:rsidP="00586123">
      <w:pPr>
        <w:jc w:val="both"/>
        <w:rPr>
          <w:rFonts w:ascii="Century Gothic" w:hAnsi="Century Gothic" w:cs="Arial"/>
          <w:sz w:val="22"/>
          <w:szCs w:val="22"/>
        </w:rPr>
      </w:pPr>
    </w:p>
    <w:p w14:paraId="65D29528" w14:textId="77777777" w:rsidR="003E76E1" w:rsidRPr="00DF2F0B" w:rsidRDefault="008B2681" w:rsidP="00586123">
      <w:pPr>
        <w:jc w:val="both"/>
        <w:rPr>
          <w:rFonts w:ascii="Century Gothic" w:hAnsi="Century Gothic" w:cs="Arial"/>
          <w:sz w:val="22"/>
          <w:szCs w:val="22"/>
        </w:rPr>
      </w:pPr>
      <w:r w:rsidRPr="00DF2F0B">
        <w:rPr>
          <w:rFonts w:ascii="Century Gothic" w:hAnsi="Century Gothic" w:cs="Arial"/>
          <w:b/>
          <w:bCs/>
          <w:sz w:val="22"/>
          <w:szCs w:val="22"/>
        </w:rPr>
        <w:t>“</w:t>
      </w:r>
      <w:r w:rsidRPr="00DF2F0B">
        <w:rPr>
          <w:rFonts w:ascii="Century Gothic" w:hAnsi="Century Gothic" w:cs="Arial"/>
          <w:b/>
          <w:bCs/>
          <w:sz w:val="22"/>
          <w:szCs w:val="22"/>
          <w:highlight w:val="yellow"/>
        </w:rPr>
        <w:t>EL TRABAJADOR</w:t>
      </w:r>
      <w:r w:rsidRPr="00DF2F0B">
        <w:rPr>
          <w:rFonts w:ascii="Century Gothic" w:hAnsi="Century Gothic" w:cs="Arial"/>
          <w:b/>
          <w:bCs/>
          <w:sz w:val="22"/>
          <w:szCs w:val="22"/>
        </w:rPr>
        <w:t>”</w:t>
      </w:r>
      <w:r w:rsidRPr="00DF2F0B">
        <w:rPr>
          <w:rFonts w:ascii="Century Gothic" w:hAnsi="Century Gothic" w:cs="Arial"/>
          <w:sz w:val="22"/>
          <w:szCs w:val="22"/>
        </w:rPr>
        <w:t xml:space="preserve"> deberá someterse a los exámenes médicos que periódicamente pudiera ordenar </w:t>
      </w:r>
      <w:r w:rsidRPr="00DF2F0B">
        <w:rPr>
          <w:rFonts w:ascii="Century Gothic" w:hAnsi="Century Gothic" w:cs="Arial"/>
          <w:b/>
          <w:bCs/>
          <w:sz w:val="22"/>
          <w:szCs w:val="22"/>
        </w:rPr>
        <w:t>“EL PATRÓN”</w:t>
      </w:r>
      <w:r w:rsidRPr="00DF2F0B">
        <w:rPr>
          <w:rFonts w:ascii="Century Gothic" w:hAnsi="Century Gothic" w:cs="Arial"/>
          <w:sz w:val="22"/>
          <w:szCs w:val="22"/>
        </w:rPr>
        <w:t>, los reglamentos y/o las autoridades competentes, para comprobar que no padece incapacidad o enfermedad contagiosa o incurable y se encuentre apto para desempeñar el servicio contratado.</w:t>
      </w:r>
    </w:p>
    <w:p w14:paraId="52CE7E02" w14:textId="77777777" w:rsidR="003E76E1" w:rsidRPr="00DF2F0B" w:rsidRDefault="003E76E1" w:rsidP="00586123">
      <w:pPr>
        <w:jc w:val="both"/>
        <w:rPr>
          <w:rFonts w:ascii="Century Gothic" w:hAnsi="Century Gothic" w:cs="Arial"/>
          <w:sz w:val="22"/>
          <w:szCs w:val="22"/>
        </w:rPr>
      </w:pPr>
    </w:p>
    <w:p w14:paraId="3EEE98FB" w14:textId="21587AD1" w:rsidR="00C77712" w:rsidRPr="00DF2F0B" w:rsidRDefault="00C77712" w:rsidP="00586123">
      <w:pPr>
        <w:jc w:val="both"/>
        <w:rPr>
          <w:rFonts w:ascii="Century Gothic" w:hAnsi="Century Gothic" w:cs="Arial"/>
          <w:sz w:val="22"/>
          <w:szCs w:val="22"/>
        </w:rPr>
      </w:pPr>
      <w:r w:rsidRPr="00DF2F0B">
        <w:rPr>
          <w:rFonts w:ascii="Century Gothic" w:hAnsi="Century Gothic" w:cs="Arial"/>
          <w:sz w:val="22"/>
          <w:szCs w:val="22"/>
        </w:rPr>
        <w:t xml:space="preserve">En caso de enfermedad o accidente, sólo se podrá justificar la inasistencia al trabajo con el certificado de incapacidad expedido por el Instituto Mexicano del Seguro Social. En tal supuesto, </w:t>
      </w:r>
      <w:r w:rsidR="003E76E1" w:rsidRPr="00DF2F0B">
        <w:rPr>
          <w:rFonts w:ascii="Century Gothic" w:hAnsi="Century Gothic" w:cs="Arial"/>
          <w:b/>
          <w:bCs/>
          <w:sz w:val="22"/>
          <w:szCs w:val="22"/>
        </w:rPr>
        <w:t>“</w:t>
      </w:r>
      <w:r w:rsidR="003E76E1" w:rsidRPr="00DF2F0B">
        <w:rPr>
          <w:rFonts w:ascii="Century Gothic" w:hAnsi="Century Gothic" w:cs="Arial"/>
          <w:b/>
          <w:bCs/>
          <w:sz w:val="22"/>
          <w:szCs w:val="22"/>
          <w:highlight w:val="yellow"/>
        </w:rPr>
        <w:t>EL TRABAJADOR</w:t>
      </w:r>
      <w:r w:rsidR="003E76E1" w:rsidRPr="00DF2F0B">
        <w:rPr>
          <w:rFonts w:ascii="Century Gothic" w:hAnsi="Century Gothic" w:cs="Arial"/>
          <w:b/>
          <w:bCs/>
          <w:sz w:val="22"/>
          <w:szCs w:val="22"/>
        </w:rPr>
        <w:t>”</w:t>
      </w:r>
      <w:r w:rsidR="003E76E1" w:rsidRPr="00DF2F0B">
        <w:rPr>
          <w:rFonts w:ascii="Century Gothic" w:hAnsi="Century Gothic" w:cs="Arial"/>
          <w:sz w:val="22"/>
          <w:szCs w:val="22"/>
        </w:rPr>
        <w:t xml:space="preserve"> </w:t>
      </w:r>
      <w:r w:rsidRPr="00DF2F0B">
        <w:rPr>
          <w:rFonts w:ascii="Century Gothic" w:hAnsi="Century Gothic" w:cs="Arial"/>
          <w:sz w:val="22"/>
          <w:szCs w:val="22"/>
        </w:rPr>
        <w:t xml:space="preserve">deberá </w:t>
      </w:r>
      <w:r w:rsidR="00072943" w:rsidRPr="00DF2F0B">
        <w:rPr>
          <w:rFonts w:ascii="Century Gothic" w:hAnsi="Century Gothic" w:cs="Arial"/>
          <w:sz w:val="22"/>
          <w:szCs w:val="22"/>
        </w:rPr>
        <w:t>avisar</w:t>
      </w:r>
      <w:r w:rsidRPr="00DF2F0B">
        <w:rPr>
          <w:rFonts w:ascii="Century Gothic" w:hAnsi="Century Gothic" w:cs="Arial"/>
          <w:sz w:val="22"/>
          <w:szCs w:val="22"/>
        </w:rPr>
        <w:t xml:space="preserve"> a</w:t>
      </w:r>
      <w:r w:rsidR="00072943" w:rsidRPr="00DF2F0B">
        <w:rPr>
          <w:rFonts w:ascii="Century Gothic" w:hAnsi="Century Gothic" w:cs="Arial"/>
          <w:sz w:val="22"/>
          <w:szCs w:val="22"/>
        </w:rPr>
        <w:t xml:space="preserve"> </w:t>
      </w:r>
      <w:r w:rsidR="00072943" w:rsidRPr="00DF2F0B">
        <w:rPr>
          <w:rFonts w:ascii="Century Gothic" w:hAnsi="Century Gothic" w:cs="Arial"/>
          <w:b/>
          <w:bCs/>
          <w:sz w:val="22"/>
          <w:szCs w:val="22"/>
        </w:rPr>
        <w:t>“EL PATRÓN”</w:t>
      </w:r>
      <w:r w:rsidRPr="00DF2F0B">
        <w:rPr>
          <w:rFonts w:ascii="Century Gothic" w:hAnsi="Century Gothic" w:cs="Arial"/>
          <w:sz w:val="22"/>
          <w:szCs w:val="22"/>
        </w:rPr>
        <w:t xml:space="preserve"> de inmediato y por el medio más idóneo a su alcance, a fin de que pueda tomar las medidas pertinentes para evitar la suspensión de los servicios correspondientes. Tan pronto como reanude sus labores o antes si es posible, </w:t>
      </w:r>
      <w:r w:rsidR="00072943" w:rsidRPr="00DF2F0B">
        <w:rPr>
          <w:rFonts w:ascii="Century Gothic" w:hAnsi="Century Gothic" w:cs="Arial"/>
          <w:b/>
          <w:bCs/>
          <w:sz w:val="22"/>
          <w:szCs w:val="22"/>
        </w:rPr>
        <w:t>“</w:t>
      </w:r>
      <w:r w:rsidR="00072943" w:rsidRPr="00DF2F0B">
        <w:rPr>
          <w:rFonts w:ascii="Century Gothic" w:hAnsi="Century Gothic" w:cs="Arial"/>
          <w:b/>
          <w:bCs/>
          <w:sz w:val="22"/>
          <w:szCs w:val="22"/>
          <w:highlight w:val="yellow"/>
        </w:rPr>
        <w:t>EL TRABAJADOR</w:t>
      </w:r>
      <w:r w:rsidR="00072943" w:rsidRPr="00DF2F0B">
        <w:rPr>
          <w:rFonts w:ascii="Century Gothic" w:hAnsi="Century Gothic" w:cs="Arial"/>
          <w:b/>
          <w:bCs/>
          <w:sz w:val="22"/>
          <w:szCs w:val="22"/>
        </w:rPr>
        <w:t>”</w:t>
      </w:r>
      <w:r w:rsidR="00072943" w:rsidRPr="00DF2F0B">
        <w:rPr>
          <w:rFonts w:ascii="Century Gothic" w:hAnsi="Century Gothic" w:cs="Arial"/>
          <w:sz w:val="22"/>
          <w:szCs w:val="22"/>
        </w:rPr>
        <w:t xml:space="preserve"> </w:t>
      </w:r>
      <w:r w:rsidRPr="00DF2F0B">
        <w:rPr>
          <w:rFonts w:ascii="Century Gothic" w:hAnsi="Century Gothic" w:cs="Arial"/>
          <w:sz w:val="22"/>
          <w:szCs w:val="22"/>
        </w:rPr>
        <w:t>entregará a</w:t>
      </w:r>
      <w:r w:rsidR="00072943" w:rsidRPr="00DF2F0B">
        <w:rPr>
          <w:rFonts w:ascii="Century Gothic" w:hAnsi="Century Gothic" w:cs="Arial"/>
          <w:sz w:val="22"/>
          <w:szCs w:val="22"/>
        </w:rPr>
        <w:t xml:space="preserve"> </w:t>
      </w:r>
      <w:r w:rsidR="00072943" w:rsidRPr="00DF2F0B">
        <w:rPr>
          <w:rFonts w:ascii="Century Gothic" w:hAnsi="Century Gothic" w:cs="Arial"/>
          <w:b/>
          <w:bCs/>
          <w:sz w:val="22"/>
          <w:szCs w:val="22"/>
        </w:rPr>
        <w:t>“EL PATRÓN”</w:t>
      </w:r>
      <w:r w:rsidRPr="00DF2F0B">
        <w:rPr>
          <w:rFonts w:ascii="Century Gothic" w:hAnsi="Century Gothic" w:cs="Arial"/>
          <w:sz w:val="22"/>
          <w:szCs w:val="22"/>
        </w:rPr>
        <w:t xml:space="preserve"> el certificado de incapacidad correspondiente.</w:t>
      </w:r>
    </w:p>
    <w:p w14:paraId="37E10A36" w14:textId="77777777" w:rsidR="003E76E1" w:rsidRPr="00DF2F0B" w:rsidRDefault="003E76E1" w:rsidP="00586123">
      <w:pPr>
        <w:jc w:val="both"/>
        <w:rPr>
          <w:rFonts w:ascii="Century Gothic" w:hAnsi="Century Gothic" w:cs="Arial"/>
          <w:sz w:val="22"/>
          <w:szCs w:val="22"/>
        </w:rPr>
      </w:pPr>
    </w:p>
    <w:p w14:paraId="4B4AA915" w14:textId="63A28871" w:rsidR="003E76E1" w:rsidRPr="00DF2F0B" w:rsidRDefault="003E76E1" w:rsidP="00586123">
      <w:pPr>
        <w:jc w:val="both"/>
        <w:rPr>
          <w:rFonts w:ascii="Century Gothic" w:hAnsi="Century Gothic" w:cs="Arial"/>
          <w:sz w:val="22"/>
          <w:szCs w:val="22"/>
        </w:rPr>
      </w:pPr>
      <w:r w:rsidRPr="00DF2F0B">
        <w:rPr>
          <w:rFonts w:ascii="Century Gothic" w:hAnsi="Century Gothic" w:cs="Arial"/>
          <w:b/>
          <w:bCs/>
          <w:sz w:val="22"/>
          <w:szCs w:val="22"/>
        </w:rPr>
        <w:t>“</w:t>
      </w:r>
      <w:r w:rsidRPr="00DF2F0B">
        <w:rPr>
          <w:rFonts w:ascii="Century Gothic" w:hAnsi="Century Gothic" w:cs="Arial"/>
          <w:b/>
          <w:bCs/>
          <w:sz w:val="22"/>
          <w:szCs w:val="22"/>
          <w:highlight w:val="yellow"/>
        </w:rPr>
        <w:t>EL TRABAJADOR</w:t>
      </w:r>
      <w:r w:rsidRPr="00DF2F0B">
        <w:rPr>
          <w:rFonts w:ascii="Century Gothic" w:hAnsi="Century Gothic" w:cs="Arial"/>
          <w:b/>
          <w:bCs/>
          <w:sz w:val="22"/>
          <w:szCs w:val="22"/>
        </w:rPr>
        <w:t>”</w:t>
      </w:r>
      <w:r w:rsidRPr="00DF2F0B">
        <w:rPr>
          <w:rFonts w:ascii="Century Gothic" w:hAnsi="Century Gothic" w:cs="Arial"/>
          <w:sz w:val="22"/>
          <w:szCs w:val="22"/>
        </w:rPr>
        <w:t xml:space="preserve"> está obligado a entregar incapacidades, formatos, modificación o cualquier otra información relevante para </w:t>
      </w:r>
      <w:r w:rsidRPr="00DF2F0B">
        <w:rPr>
          <w:rFonts w:ascii="Century Gothic" w:hAnsi="Century Gothic" w:cs="Arial"/>
          <w:b/>
          <w:bCs/>
          <w:sz w:val="22"/>
          <w:szCs w:val="22"/>
        </w:rPr>
        <w:t>“EL PATRÓN”</w:t>
      </w:r>
      <w:r w:rsidRPr="00DF2F0B">
        <w:rPr>
          <w:rFonts w:ascii="Century Gothic" w:hAnsi="Century Gothic" w:cs="Arial"/>
          <w:sz w:val="22"/>
          <w:szCs w:val="22"/>
        </w:rPr>
        <w:t xml:space="preserve"> con relación a sus derechos ante el Instituto Mexicano de Seguridad Social.</w:t>
      </w:r>
    </w:p>
    <w:p w14:paraId="085BF820" w14:textId="77777777" w:rsidR="003E76E1" w:rsidRPr="00DF2F0B" w:rsidRDefault="003E76E1" w:rsidP="00586123">
      <w:pPr>
        <w:jc w:val="both"/>
        <w:rPr>
          <w:rFonts w:ascii="Century Gothic" w:hAnsi="Century Gothic" w:cs="Arial"/>
          <w:sz w:val="22"/>
          <w:szCs w:val="22"/>
        </w:rPr>
      </w:pPr>
    </w:p>
    <w:p w14:paraId="241C3D7D" w14:textId="7D8766D9" w:rsidR="00FC0CED"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CAUSALES DE RESCISIÓN O DE DESPIDO JUSTIFICADO</w:t>
      </w:r>
      <w:r w:rsidR="00BA64FC" w:rsidRPr="00DF2F0B">
        <w:rPr>
          <w:rFonts w:ascii="Century Gothic" w:hAnsi="Century Gothic" w:cs="Arial"/>
          <w:b/>
          <w:bCs/>
          <w:sz w:val="22"/>
          <w:szCs w:val="22"/>
        </w:rPr>
        <w:t>.</w:t>
      </w:r>
    </w:p>
    <w:p w14:paraId="192717CA" w14:textId="6F18055E"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2</w:t>
      </w:r>
      <w:r w:rsidR="00332E97" w:rsidRPr="00DF2F0B">
        <w:rPr>
          <w:rFonts w:ascii="Century Gothic" w:hAnsi="Century Gothic" w:cs="Arial"/>
          <w:b/>
          <w:bCs/>
          <w:sz w:val="22"/>
          <w:szCs w:val="22"/>
        </w:rPr>
        <w:t>4</w:t>
      </w:r>
      <w:r w:rsidRPr="00DF2F0B">
        <w:rPr>
          <w:rFonts w:ascii="Century Gothic" w:hAnsi="Century Gothic" w:cs="Arial"/>
          <w:b/>
          <w:bCs/>
          <w:sz w:val="22"/>
          <w:szCs w:val="22"/>
        </w:rPr>
        <w:t>.-</w:t>
      </w:r>
      <w:r w:rsidRPr="00DF2F0B">
        <w:rPr>
          <w:rFonts w:ascii="Century Gothic" w:hAnsi="Century Gothic" w:cs="Arial"/>
          <w:sz w:val="22"/>
          <w:szCs w:val="22"/>
        </w:rPr>
        <w:t xml:space="preserve"> De acuerdo con el artículo 47 de la Ley Federal del Trabajo será motivo de separación justificada las siguientes conductas:</w:t>
      </w:r>
    </w:p>
    <w:p w14:paraId="21D832FB" w14:textId="7E45F572"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 xml:space="preserve">Engañarlo el trabajador o en su caso, el sindicato que lo hubiese propuesto o recomendado con certificados falsos o referencias en los que se atribuyan al trabajador capacidad, aptitudes o facultades de que carezca. Esta causa de </w:t>
      </w:r>
      <w:r w:rsidRPr="00DF2F0B">
        <w:rPr>
          <w:rFonts w:ascii="Century Gothic" w:hAnsi="Century Gothic" w:cs="Arial"/>
          <w:sz w:val="22"/>
          <w:szCs w:val="22"/>
        </w:rPr>
        <w:lastRenderedPageBreak/>
        <w:t>rescisión dejará de tener efecto después de treinta días de prestar sus servicios el trabajador;</w:t>
      </w:r>
    </w:p>
    <w:p w14:paraId="026BE133" w14:textId="5F163721"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 xml:space="preserve">Incurrir el trabajador, durante sus labores, en faltas de probidad u honradez, en actos de violencia, amagos, injurias o malos tratamientos en contra del patrón, sus familiares o del personal directivo o administrativo de la empresa o establecimiento, o en contra de clientes y proveedores del patrón, </w:t>
      </w:r>
      <w:r w:rsidR="002E2E1B" w:rsidRPr="00DF2F0B">
        <w:rPr>
          <w:rFonts w:ascii="Century Gothic" w:hAnsi="Century Gothic" w:cs="Arial"/>
          <w:sz w:val="22"/>
          <w:szCs w:val="22"/>
        </w:rPr>
        <w:t>salvo que</w:t>
      </w:r>
      <w:r w:rsidRPr="00DF2F0B">
        <w:rPr>
          <w:rFonts w:ascii="Century Gothic" w:hAnsi="Century Gothic" w:cs="Arial"/>
          <w:sz w:val="22"/>
          <w:szCs w:val="22"/>
        </w:rPr>
        <w:t xml:space="preserve"> medie provocación o que obre en defensa propia;</w:t>
      </w:r>
    </w:p>
    <w:p w14:paraId="47C51B21" w14:textId="712E57E9"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Cometer el trabajador contra alguno de sus compañeros, cualquiera de los actos enumerados en la fracción anterior, si como consecuencia de ellos se altera la disciplina del lugar en que se desempeña el trabajo;</w:t>
      </w:r>
    </w:p>
    <w:p w14:paraId="5B005E57" w14:textId="27EFB744"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Cometer el trabajador, fuera del servicio, contra el patrón, sus familiares o personal directivo administrativo, alguno de los actos a que se refiere la fracción II, si son de tal manera graves que hagan imposible el cumplimiento de la relación de trabajo;</w:t>
      </w:r>
    </w:p>
    <w:p w14:paraId="2A1D1B97" w14:textId="67529E83"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Ocasionar el trabajador, intencionalmente, perjuicios materiales durante el desempeño de las labores o con motivo de ellas, en los edificios, obras, maquinaria, instrumentos, materias primas y demás objetos relacionados con el trabajo;</w:t>
      </w:r>
    </w:p>
    <w:p w14:paraId="6C3DF6DD" w14:textId="646097B9"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Ocasionar el trabajador los perjuicios de que habla la fracción anterior siempre que sean graves, sin dolo, pero con negligencia tal, que ella sea la causa única del perjuicio;</w:t>
      </w:r>
    </w:p>
    <w:p w14:paraId="140C6D76" w14:textId="50B961EC"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Comprometer el trabajador, por su imprudencia o descuido inexcusable, la seguridad del establecimiento o de las personas que se encuentren en él;</w:t>
      </w:r>
    </w:p>
    <w:p w14:paraId="7CEF8462" w14:textId="04488ADA"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Cometer el trabajador actos inmorales o de hostigamiento y/o acoso sexual contra cualquier persona en el establecimiento o lugar de trabajo;</w:t>
      </w:r>
    </w:p>
    <w:p w14:paraId="72B72A57" w14:textId="7E1CE164"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Revelar el trabajador los secretos de fabricación o dar a conocer asuntos de carácter reservado, con perjuicio de la empresa;</w:t>
      </w:r>
    </w:p>
    <w:p w14:paraId="6F763C39" w14:textId="49F1547C"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Tener el trabajador más de tres faltas de asistencia en un período de treinta días, sin permiso del patrón o sin causa justificada;</w:t>
      </w:r>
    </w:p>
    <w:p w14:paraId="3671FC76" w14:textId="7A4A47C4"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Desobedecer el trabajador al patrón o a sus representantes, sin causa justificada, siempre que se trate del trabajo contratado;</w:t>
      </w:r>
    </w:p>
    <w:p w14:paraId="75372F93" w14:textId="15801E9A"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Negarse el trabajador a adoptar las medidas preventivas o a seguir los procedimientos indicados para evitar accidentes o enfermedades;</w:t>
      </w:r>
    </w:p>
    <w:p w14:paraId="345C64CE" w14:textId="5B3C97DC"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Concurrir el trabajador a sus labores en estado de embriaguez o bajo la influencia de algún narcótico o droga enervante, salvo que, en este último caso, exista prescripción médica. Antes de iniciar su servicio, el trabajador deberá poner el hecho en conocimiento del patrón y presentar la prescripción suscrita por el médico;</w:t>
      </w:r>
    </w:p>
    <w:p w14:paraId="0845F428" w14:textId="7896FC02"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La sentencia ejecutoriada que imponga al trabajador una pena de prisión, que le impida el cumplimiento de la relación de trabajo;</w:t>
      </w:r>
    </w:p>
    <w:p w14:paraId="69F509A3" w14:textId="3C500787" w:rsidR="00800568" w:rsidRPr="00DF2F0B" w:rsidRDefault="00532692" w:rsidP="00586123">
      <w:pPr>
        <w:ind w:left="426" w:hanging="993"/>
        <w:jc w:val="both"/>
        <w:rPr>
          <w:rFonts w:ascii="Century Gothic" w:hAnsi="Century Gothic" w:cs="Arial"/>
          <w:sz w:val="22"/>
          <w:szCs w:val="22"/>
        </w:rPr>
      </w:pPr>
      <w:r w:rsidRPr="00DF2F0B">
        <w:rPr>
          <w:rFonts w:ascii="Century Gothic" w:hAnsi="Century Gothic" w:cs="Arial"/>
          <w:sz w:val="22"/>
          <w:szCs w:val="22"/>
        </w:rPr>
        <w:t xml:space="preserve">XIV Bis. </w:t>
      </w:r>
      <w:r w:rsidR="00800568" w:rsidRPr="00DF2F0B">
        <w:rPr>
          <w:rFonts w:ascii="Century Gothic" w:hAnsi="Century Gothic" w:cs="Arial"/>
          <w:sz w:val="22"/>
          <w:szCs w:val="22"/>
        </w:rPr>
        <w:t>La falta de documentos que exijan las leyes y reglamentos, necesarios para la prestación del servicio cuando sea imputable al trabajador y que exceda del periodo a que se refiere la fracción IV del artículo 43; y</w:t>
      </w:r>
    </w:p>
    <w:p w14:paraId="5185B73D" w14:textId="2FEAAE87"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Las análogas a las establecidas en las fracciones anteriores, de igual manera graves y de consecuencias semejantes en lo que al trabajo se refiere.</w:t>
      </w:r>
    </w:p>
    <w:p w14:paraId="45F43C68" w14:textId="77777777" w:rsidR="00800568" w:rsidRPr="00DF2F0B" w:rsidRDefault="00800568" w:rsidP="00586123">
      <w:pPr>
        <w:jc w:val="both"/>
        <w:rPr>
          <w:rFonts w:ascii="Century Gothic" w:hAnsi="Century Gothic" w:cs="Arial"/>
          <w:sz w:val="22"/>
          <w:szCs w:val="22"/>
        </w:rPr>
      </w:pPr>
    </w:p>
    <w:p w14:paraId="45BE42D0" w14:textId="757216A9" w:rsidR="00800568" w:rsidRPr="00DF2F0B" w:rsidRDefault="00623E1E" w:rsidP="00586123">
      <w:pPr>
        <w:jc w:val="both"/>
        <w:rPr>
          <w:rFonts w:ascii="Century Gothic" w:hAnsi="Century Gothic" w:cs="Arial"/>
          <w:sz w:val="22"/>
          <w:szCs w:val="22"/>
        </w:rPr>
      </w:pPr>
      <w:r w:rsidRPr="00DF2F0B">
        <w:rPr>
          <w:rFonts w:ascii="Century Gothic" w:hAnsi="Century Gothic" w:cs="Arial"/>
          <w:b/>
          <w:bCs/>
          <w:sz w:val="22"/>
          <w:szCs w:val="22"/>
        </w:rPr>
        <w:t>2</w:t>
      </w:r>
      <w:r w:rsidR="00332E97" w:rsidRPr="00DF2F0B">
        <w:rPr>
          <w:rFonts w:ascii="Century Gothic" w:hAnsi="Century Gothic" w:cs="Arial"/>
          <w:b/>
          <w:bCs/>
          <w:sz w:val="22"/>
          <w:szCs w:val="22"/>
        </w:rPr>
        <w:t>5</w:t>
      </w:r>
      <w:r w:rsidRPr="00DF2F0B">
        <w:rPr>
          <w:rFonts w:ascii="Century Gothic" w:hAnsi="Century Gothic" w:cs="Arial"/>
          <w:b/>
          <w:bCs/>
          <w:sz w:val="22"/>
          <w:szCs w:val="22"/>
        </w:rPr>
        <w:t>.</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Previamente a sancionar a</w:t>
      </w:r>
      <w:r w:rsidR="00E60590" w:rsidRPr="00DF2F0B">
        <w:rPr>
          <w:rFonts w:ascii="Century Gothic" w:hAnsi="Century Gothic" w:cs="Arial"/>
          <w:sz w:val="22"/>
          <w:szCs w:val="22"/>
        </w:rPr>
        <w:t xml:space="preserve"> </w:t>
      </w:r>
      <w:r w:rsidR="008A78C9" w:rsidRPr="00DF2F0B">
        <w:rPr>
          <w:rFonts w:ascii="Century Gothic" w:hAnsi="Century Gothic" w:cs="Arial"/>
          <w:b/>
          <w:bCs/>
          <w:sz w:val="22"/>
          <w:szCs w:val="22"/>
        </w:rPr>
        <w:t>“</w:t>
      </w:r>
      <w:r w:rsidR="008A78C9" w:rsidRPr="00DF2F0B">
        <w:rPr>
          <w:rFonts w:ascii="Century Gothic" w:hAnsi="Century Gothic" w:cs="Arial"/>
          <w:b/>
          <w:bCs/>
          <w:sz w:val="22"/>
          <w:szCs w:val="22"/>
          <w:highlight w:val="yellow"/>
        </w:rPr>
        <w:t>EL TRABAJADOR</w:t>
      </w:r>
      <w:r w:rsidR="008A78C9" w:rsidRPr="00DF2F0B">
        <w:rPr>
          <w:rFonts w:ascii="Century Gothic" w:hAnsi="Century Gothic" w:cs="Arial"/>
          <w:b/>
          <w:bCs/>
          <w:sz w:val="22"/>
          <w:szCs w:val="22"/>
        </w:rPr>
        <w:t>”</w:t>
      </w:r>
      <w:r w:rsidR="008A78C9" w:rsidRPr="00DF2F0B">
        <w:rPr>
          <w:rFonts w:ascii="Century Gothic" w:hAnsi="Century Gothic" w:cs="Arial"/>
          <w:sz w:val="22"/>
          <w:szCs w:val="22"/>
        </w:rPr>
        <w:t xml:space="preserve"> </w:t>
      </w:r>
      <w:r w:rsidR="00800568" w:rsidRPr="00DF2F0B">
        <w:rPr>
          <w:rFonts w:ascii="Century Gothic" w:hAnsi="Century Gothic" w:cs="Arial"/>
          <w:sz w:val="22"/>
          <w:szCs w:val="22"/>
        </w:rPr>
        <w:t>con cualquier sanción</w:t>
      </w:r>
      <w:r w:rsidR="00E60590" w:rsidRPr="00DF2F0B">
        <w:rPr>
          <w:rFonts w:ascii="Century Gothic" w:hAnsi="Century Gothic" w:cs="Arial"/>
          <w:sz w:val="22"/>
          <w:szCs w:val="22"/>
        </w:rPr>
        <w:t>,</w:t>
      </w:r>
      <w:r w:rsidR="00800568" w:rsidRPr="00DF2F0B">
        <w:rPr>
          <w:rFonts w:ascii="Century Gothic" w:hAnsi="Century Gothic" w:cs="Arial"/>
          <w:sz w:val="22"/>
          <w:szCs w:val="22"/>
        </w:rPr>
        <w:t xml:space="preserve"> le será dada la oportunidad para que alegue lo que en se derecho corresponda, esto mediante escrito libre dirigido a</w:t>
      </w:r>
      <w:r w:rsidR="00576851" w:rsidRPr="00DF2F0B">
        <w:rPr>
          <w:rFonts w:ascii="Century Gothic" w:hAnsi="Century Gothic" w:cs="Arial"/>
          <w:sz w:val="22"/>
          <w:szCs w:val="22"/>
        </w:rPr>
        <w:t xml:space="preserve"> </w:t>
      </w:r>
      <w:r w:rsidR="00576851" w:rsidRPr="00DF2F0B">
        <w:rPr>
          <w:rFonts w:ascii="Century Gothic" w:hAnsi="Century Gothic" w:cs="Arial"/>
          <w:b/>
          <w:bCs/>
          <w:sz w:val="22"/>
          <w:szCs w:val="22"/>
        </w:rPr>
        <w:t>“EL PATRÓN”</w:t>
      </w:r>
      <w:r w:rsidR="00576851" w:rsidRPr="00DF2F0B">
        <w:rPr>
          <w:rFonts w:ascii="Century Gothic" w:hAnsi="Century Gothic" w:cs="Arial"/>
          <w:sz w:val="22"/>
          <w:szCs w:val="22"/>
        </w:rPr>
        <w:t>.</w:t>
      </w:r>
    </w:p>
    <w:p w14:paraId="211EAD5C" w14:textId="77777777" w:rsidR="000A3B2F" w:rsidRPr="00DF2F0B" w:rsidRDefault="000A3B2F" w:rsidP="00586123">
      <w:pPr>
        <w:jc w:val="both"/>
        <w:rPr>
          <w:rFonts w:ascii="Century Gothic" w:hAnsi="Century Gothic" w:cs="Arial"/>
          <w:sz w:val="22"/>
          <w:szCs w:val="22"/>
        </w:rPr>
      </w:pPr>
    </w:p>
    <w:p w14:paraId="203839DC" w14:textId="16ED4FF8" w:rsidR="000A3B2F" w:rsidRPr="00DF2F0B" w:rsidRDefault="005A1094" w:rsidP="00586123">
      <w:pPr>
        <w:jc w:val="both"/>
        <w:rPr>
          <w:rFonts w:ascii="Century Gothic" w:hAnsi="Century Gothic" w:cs="Arial"/>
          <w:sz w:val="22"/>
          <w:szCs w:val="22"/>
        </w:rPr>
      </w:pPr>
      <w:r w:rsidRPr="00DF2F0B">
        <w:rPr>
          <w:rFonts w:ascii="Century Gothic" w:hAnsi="Century Gothic" w:cs="Arial"/>
          <w:sz w:val="22"/>
          <w:szCs w:val="22"/>
        </w:rPr>
        <w:t xml:space="preserve">Para el caso de que </w:t>
      </w:r>
      <w:r w:rsidR="00AD4D06" w:rsidRPr="00DF2F0B">
        <w:rPr>
          <w:rFonts w:ascii="Century Gothic" w:hAnsi="Century Gothic" w:cs="Arial"/>
          <w:b/>
          <w:bCs/>
          <w:sz w:val="22"/>
          <w:szCs w:val="22"/>
        </w:rPr>
        <w:t>“EL PATRON”</w:t>
      </w:r>
      <w:r w:rsidRPr="00DF2F0B">
        <w:rPr>
          <w:rFonts w:ascii="Century Gothic" w:hAnsi="Century Gothic" w:cs="Arial"/>
          <w:sz w:val="22"/>
          <w:szCs w:val="22"/>
        </w:rPr>
        <w:t xml:space="preserve"> </w:t>
      </w:r>
      <w:r w:rsidR="00AD4D06" w:rsidRPr="00DF2F0B">
        <w:rPr>
          <w:rFonts w:ascii="Century Gothic" w:hAnsi="Century Gothic" w:cs="Arial"/>
          <w:sz w:val="22"/>
          <w:szCs w:val="22"/>
        </w:rPr>
        <w:t xml:space="preserve">despida a </w:t>
      </w:r>
      <w:r w:rsidR="00AD4D06" w:rsidRPr="00DF2F0B">
        <w:rPr>
          <w:rFonts w:ascii="Century Gothic" w:hAnsi="Century Gothic" w:cs="Arial"/>
          <w:b/>
          <w:bCs/>
          <w:sz w:val="22"/>
          <w:szCs w:val="22"/>
        </w:rPr>
        <w:t>“</w:t>
      </w:r>
      <w:r w:rsidR="00AD4D06" w:rsidRPr="00DF2F0B">
        <w:rPr>
          <w:rFonts w:ascii="Century Gothic" w:hAnsi="Century Gothic" w:cs="Arial"/>
          <w:b/>
          <w:bCs/>
          <w:sz w:val="22"/>
          <w:szCs w:val="22"/>
          <w:highlight w:val="yellow"/>
        </w:rPr>
        <w:t>EL TRABAJADOR</w:t>
      </w:r>
      <w:r w:rsidR="00AD4D06" w:rsidRPr="00DF2F0B">
        <w:rPr>
          <w:rFonts w:ascii="Century Gothic" w:hAnsi="Century Gothic" w:cs="Arial"/>
          <w:b/>
          <w:bCs/>
          <w:sz w:val="22"/>
          <w:szCs w:val="22"/>
        </w:rPr>
        <w:t>”</w:t>
      </w:r>
      <w:r w:rsidR="00AD4D06" w:rsidRPr="00DF2F0B">
        <w:rPr>
          <w:rFonts w:ascii="Century Gothic" w:hAnsi="Century Gothic" w:cs="Arial"/>
          <w:sz w:val="22"/>
          <w:szCs w:val="22"/>
        </w:rPr>
        <w:t>,</w:t>
      </w:r>
      <w:r w:rsidR="00253537" w:rsidRPr="00DF2F0B">
        <w:rPr>
          <w:rFonts w:ascii="Century Gothic" w:hAnsi="Century Gothic" w:cs="Arial"/>
          <w:sz w:val="22"/>
          <w:szCs w:val="22"/>
        </w:rPr>
        <w:t xml:space="preserve"> se le entregará e</w:t>
      </w:r>
      <w:r w:rsidR="000A3B2F" w:rsidRPr="00DF2F0B">
        <w:rPr>
          <w:rFonts w:ascii="Century Gothic" w:hAnsi="Century Gothic" w:cs="Arial"/>
          <w:sz w:val="22"/>
          <w:szCs w:val="22"/>
        </w:rPr>
        <w:t>l avis</w:t>
      </w:r>
      <w:r w:rsidR="00BD44B5" w:rsidRPr="00DF2F0B">
        <w:rPr>
          <w:rFonts w:ascii="Century Gothic" w:hAnsi="Century Gothic" w:cs="Arial"/>
          <w:sz w:val="22"/>
          <w:szCs w:val="22"/>
        </w:rPr>
        <w:t>o a que se refiere el artículo antes citado</w:t>
      </w:r>
      <w:r w:rsidR="00253537" w:rsidRPr="00DF2F0B">
        <w:rPr>
          <w:rFonts w:ascii="Century Gothic" w:hAnsi="Century Gothic" w:cs="Arial"/>
          <w:sz w:val="22"/>
          <w:szCs w:val="22"/>
        </w:rPr>
        <w:t xml:space="preserve"> mediante escrito o </w:t>
      </w:r>
      <w:r w:rsidR="00C37B18" w:rsidRPr="00DF2F0B">
        <w:rPr>
          <w:rFonts w:ascii="Century Gothic" w:hAnsi="Century Gothic" w:cs="Arial"/>
          <w:sz w:val="22"/>
          <w:szCs w:val="22"/>
        </w:rPr>
        <w:t>medios digitales</w:t>
      </w:r>
      <w:r w:rsidR="0098706F">
        <w:rPr>
          <w:rFonts w:ascii="Century Gothic" w:hAnsi="Century Gothic" w:cs="Arial"/>
          <w:sz w:val="22"/>
          <w:szCs w:val="22"/>
        </w:rPr>
        <w:t xml:space="preserve"> que se autoricen para tales efectos</w:t>
      </w:r>
      <w:r w:rsidR="00C37B18" w:rsidRPr="00DF2F0B">
        <w:rPr>
          <w:rFonts w:ascii="Century Gothic" w:hAnsi="Century Gothic" w:cs="Arial"/>
          <w:sz w:val="22"/>
          <w:szCs w:val="22"/>
        </w:rPr>
        <w:t>, por</w:t>
      </w:r>
      <w:r w:rsidR="009B6218" w:rsidRPr="00DF2F0B">
        <w:rPr>
          <w:rFonts w:ascii="Century Gothic" w:hAnsi="Century Gothic" w:cs="Arial"/>
          <w:sz w:val="22"/>
          <w:szCs w:val="22"/>
        </w:rPr>
        <w:t xml:space="preserve"> lo que “</w:t>
      </w:r>
      <w:r w:rsidR="006F69CD" w:rsidRPr="00DF2F0B">
        <w:rPr>
          <w:rFonts w:ascii="Century Gothic" w:hAnsi="Century Gothic" w:cs="Arial"/>
          <w:b/>
          <w:bCs/>
          <w:sz w:val="22"/>
          <w:szCs w:val="22"/>
        </w:rPr>
        <w:t>LAS PARTES</w:t>
      </w:r>
      <w:r w:rsidR="009B6218" w:rsidRPr="00DF2F0B">
        <w:rPr>
          <w:rFonts w:ascii="Century Gothic" w:hAnsi="Century Gothic" w:cs="Arial"/>
          <w:b/>
          <w:bCs/>
          <w:sz w:val="22"/>
          <w:szCs w:val="22"/>
        </w:rPr>
        <w:t>”</w:t>
      </w:r>
      <w:r w:rsidR="009B6218" w:rsidRPr="00DF2F0B">
        <w:rPr>
          <w:rFonts w:ascii="Century Gothic" w:hAnsi="Century Gothic" w:cs="Arial"/>
          <w:sz w:val="22"/>
          <w:szCs w:val="22"/>
        </w:rPr>
        <w:t xml:space="preserve"> están de acuerdo que de la notificación personal</w:t>
      </w:r>
      <w:r w:rsidR="006F20CF" w:rsidRPr="00DF2F0B">
        <w:rPr>
          <w:rFonts w:ascii="Century Gothic" w:hAnsi="Century Gothic" w:cs="Arial"/>
          <w:sz w:val="22"/>
          <w:szCs w:val="22"/>
        </w:rPr>
        <w:t xml:space="preserve"> surtirá los efectos </w:t>
      </w:r>
      <w:r w:rsidR="006F69CD" w:rsidRPr="00DF2F0B">
        <w:rPr>
          <w:rFonts w:ascii="Century Gothic" w:hAnsi="Century Gothic" w:cs="Arial"/>
          <w:sz w:val="22"/>
          <w:szCs w:val="22"/>
        </w:rPr>
        <w:t>legales conducentes si se realiza por cualquier medio</w:t>
      </w:r>
      <w:r w:rsidR="004130E2" w:rsidRPr="00DF2F0B">
        <w:rPr>
          <w:rFonts w:ascii="Century Gothic" w:hAnsi="Century Gothic" w:cs="Arial"/>
          <w:sz w:val="22"/>
          <w:szCs w:val="22"/>
        </w:rPr>
        <w:t xml:space="preserve"> antes citado.</w:t>
      </w:r>
    </w:p>
    <w:p w14:paraId="2F160805" w14:textId="77777777" w:rsidR="00800568" w:rsidRPr="00DF2F0B" w:rsidRDefault="00800568" w:rsidP="00586123">
      <w:pPr>
        <w:jc w:val="both"/>
        <w:rPr>
          <w:rFonts w:ascii="Century Gothic" w:hAnsi="Century Gothic" w:cs="Arial"/>
          <w:sz w:val="22"/>
          <w:szCs w:val="22"/>
        </w:rPr>
      </w:pPr>
    </w:p>
    <w:p w14:paraId="613B1999" w14:textId="2EDFCFC2"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TERMINO DE LA RELACIÓN LABORAL Y PAGO DE FINIQUITO</w:t>
      </w:r>
    </w:p>
    <w:p w14:paraId="4308B90C" w14:textId="0F3F81A9"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26</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En el caso de que la relación laboral termine por mutuo acuerdo o renuncia </w:t>
      </w:r>
      <w:r w:rsidR="00BA64FC" w:rsidRPr="00DF2F0B">
        <w:rPr>
          <w:rFonts w:ascii="Century Gothic" w:hAnsi="Century Gothic" w:cs="Arial"/>
          <w:sz w:val="22"/>
          <w:szCs w:val="22"/>
        </w:rPr>
        <w:t>de</w:t>
      </w:r>
      <w:r w:rsidR="004130E2" w:rsidRPr="00DF2F0B">
        <w:rPr>
          <w:rFonts w:ascii="Century Gothic" w:hAnsi="Century Gothic" w:cs="Arial"/>
          <w:sz w:val="22"/>
          <w:szCs w:val="22"/>
        </w:rPr>
        <w:t xml:space="preserve"> </w:t>
      </w:r>
      <w:r w:rsidR="004130E2" w:rsidRPr="00DF2F0B">
        <w:rPr>
          <w:rFonts w:ascii="Century Gothic" w:hAnsi="Century Gothic" w:cs="Arial"/>
          <w:b/>
          <w:bCs/>
          <w:sz w:val="22"/>
          <w:szCs w:val="22"/>
        </w:rPr>
        <w:t>“</w:t>
      </w:r>
      <w:r w:rsidR="004130E2" w:rsidRPr="00DF2F0B">
        <w:rPr>
          <w:rFonts w:ascii="Century Gothic" w:hAnsi="Century Gothic" w:cs="Arial"/>
          <w:b/>
          <w:bCs/>
          <w:sz w:val="22"/>
          <w:szCs w:val="22"/>
          <w:highlight w:val="yellow"/>
        </w:rPr>
        <w:t>EL TRABAJADOR</w:t>
      </w:r>
      <w:r w:rsidR="004130E2" w:rsidRPr="00DF2F0B">
        <w:rPr>
          <w:rFonts w:ascii="Century Gothic" w:hAnsi="Century Gothic" w:cs="Arial"/>
          <w:b/>
          <w:bCs/>
          <w:sz w:val="22"/>
          <w:szCs w:val="22"/>
        </w:rPr>
        <w:t>”</w:t>
      </w:r>
      <w:r w:rsidR="004130E2" w:rsidRPr="00DF2F0B">
        <w:rPr>
          <w:rFonts w:ascii="Century Gothic" w:hAnsi="Century Gothic" w:cs="Arial"/>
          <w:sz w:val="22"/>
          <w:szCs w:val="22"/>
        </w:rPr>
        <w:t xml:space="preserve"> </w:t>
      </w:r>
      <w:r w:rsidR="00800568" w:rsidRPr="00DF2F0B">
        <w:rPr>
          <w:rFonts w:ascii="Century Gothic" w:hAnsi="Century Gothic" w:cs="Arial"/>
          <w:sz w:val="22"/>
          <w:szCs w:val="22"/>
        </w:rPr>
        <w:t xml:space="preserve">le será cubierto su finiquito en los </w:t>
      </w:r>
      <w:r w:rsidR="00BA64FC" w:rsidRPr="00DF2F0B">
        <w:rPr>
          <w:rFonts w:ascii="Century Gothic" w:hAnsi="Century Gothic" w:cs="Arial"/>
          <w:sz w:val="22"/>
          <w:szCs w:val="22"/>
        </w:rPr>
        <w:t>diez</w:t>
      </w:r>
      <w:r w:rsidR="00800568" w:rsidRPr="00DF2F0B">
        <w:rPr>
          <w:rFonts w:ascii="Century Gothic" w:hAnsi="Century Gothic" w:cs="Arial"/>
          <w:sz w:val="22"/>
          <w:szCs w:val="22"/>
        </w:rPr>
        <w:t xml:space="preserve"> días hábiles siguientes, previa firma de los documentos correspondientes.</w:t>
      </w:r>
    </w:p>
    <w:p w14:paraId="40AFDAD3" w14:textId="77777777" w:rsidR="00800568" w:rsidRPr="00DF2F0B" w:rsidRDefault="00800568" w:rsidP="00586123">
      <w:pPr>
        <w:jc w:val="both"/>
        <w:rPr>
          <w:rFonts w:ascii="Century Gothic" w:hAnsi="Century Gothic" w:cs="Arial"/>
          <w:sz w:val="22"/>
          <w:szCs w:val="22"/>
        </w:rPr>
      </w:pPr>
    </w:p>
    <w:p w14:paraId="356AA5D9" w14:textId="7026096D"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lastRenderedPageBreak/>
        <w:t>27</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El finiquito será entregado y pagado a la cuenta banc</w:t>
      </w:r>
      <w:r w:rsidR="00F07B7D" w:rsidRPr="00DF2F0B">
        <w:rPr>
          <w:rFonts w:ascii="Century Gothic" w:hAnsi="Century Gothic" w:cs="Arial"/>
          <w:sz w:val="22"/>
          <w:szCs w:val="22"/>
        </w:rPr>
        <w:t>a</w:t>
      </w:r>
      <w:r w:rsidR="00800568" w:rsidRPr="00DF2F0B">
        <w:rPr>
          <w:rFonts w:ascii="Century Gothic" w:hAnsi="Century Gothic" w:cs="Arial"/>
          <w:sz w:val="22"/>
          <w:szCs w:val="22"/>
        </w:rPr>
        <w:t xml:space="preserve">ria </w:t>
      </w:r>
      <w:r w:rsidR="00800568" w:rsidRPr="00DF2F0B">
        <w:rPr>
          <w:rFonts w:ascii="Century Gothic" w:hAnsi="Century Gothic" w:cs="Arial"/>
          <w:sz w:val="22"/>
          <w:szCs w:val="22"/>
          <w:highlight w:val="yellow"/>
        </w:rPr>
        <w:t>de</w:t>
      </w:r>
      <w:r w:rsidR="001A40D8" w:rsidRPr="00DF2F0B">
        <w:rPr>
          <w:rFonts w:ascii="Century Gothic" w:hAnsi="Century Gothic" w:cs="Arial"/>
          <w:sz w:val="22"/>
          <w:szCs w:val="22"/>
          <w:highlight w:val="yellow"/>
        </w:rPr>
        <w:t xml:space="preserve"> </w:t>
      </w:r>
      <w:r w:rsidR="001A40D8" w:rsidRPr="00DF2F0B">
        <w:rPr>
          <w:rFonts w:ascii="Century Gothic" w:hAnsi="Century Gothic" w:cs="Arial"/>
          <w:b/>
          <w:bCs/>
          <w:sz w:val="22"/>
          <w:szCs w:val="22"/>
        </w:rPr>
        <w:t>“</w:t>
      </w:r>
      <w:r w:rsidR="001A40D8" w:rsidRPr="00DF2F0B">
        <w:rPr>
          <w:rFonts w:ascii="Century Gothic" w:hAnsi="Century Gothic" w:cs="Arial"/>
          <w:b/>
          <w:bCs/>
          <w:sz w:val="22"/>
          <w:szCs w:val="22"/>
          <w:highlight w:val="yellow"/>
        </w:rPr>
        <w:t>EL TRABAJADOR</w:t>
      </w:r>
      <w:r w:rsidR="001A40D8" w:rsidRPr="00DF2F0B">
        <w:rPr>
          <w:rFonts w:ascii="Century Gothic" w:hAnsi="Century Gothic" w:cs="Arial"/>
          <w:b/>
          <w:bCs/>
          <w:sz w:val="22"/>
          <w:szCs w:val="22"/>
        </w:rPr>
        <w:t>”</w:t>
      </w:r>
      <w:r w:rsidR="001A40D8" w:rsidRPr="00DF2F0B">
        <w:rPr>
          <w:rFonts w:ascii="Century Gothic" w:hAnsi="Century Gothic" w:cs="Arial"/>
          <w:sz w:val="22"/>
          <w:szCs w:val="22"/>
        </w:rPr>
        <w:t xml:space="preserve"> </w:t>
      </w:r>
      <w:r w:rsidR="00800568" w:rsidRPr="00DF2F0B">
        <w:rPr>
          <w:rFonts w:ascii="Century Gothic" w:hAnsi="Century Gothic" w:cs="Arial"/>
          <w:sz w:val="22"/>
          <w:szCs w:val="22"/>
        </w:rPr>
        <w:t xml:space="preserve">y el recibo de pago correspondiente, previo al pago del finiquito </w:t>
      </w:r>
      <w:r w:rsidR="00814BD1" w:rsidRPr="00DF2F0B">
        <w:rPr>
          <w:rFonts w:ascii="Century Gothic" w:hAnsi="Century Gothic" w:cs="Arial"/>
          <w:sz w:val="22"/>
          <w:szCs w:val="22"/>
        </w:rPr>
        <w:t>se verificará</w:t>
      </w:r>
      <w:r w:rsidR="009E486B" w:rsidRPr="00DF2F0B">
        <w:rPr>
          <w:rFonts w:ascii="Century Gothic" w:hAnsi="Century Gothic" w:cs="Arial"/>
          <w:sz w:val="22"/>
          <w:szCs w:val="22"/>
        </w:rPr>
        <w:t>n</w:t>
      </w:r>
      <w:r w:rsidR="00814BD1" w:rsidRPr="00DF2F0B">
        <w:rPr>
          <w:rFonts w:ascii="Century Gothic" w:hAnsi="Century Gothic" w:cs="Arial"/>
          <w:sz w:val="22"/>
          <w:szCs w:val="22"/>
        </w:rPr>
        <w:t xml:space="preserve"> </w:t>
      </w:r>
      <w:r w:rsidR="00800568" w:rsidRPr="00DF2F0B">
        <w:rPr>
          <w:rFonts w:ascii="Century Gothic" w:hAnsi="Century Gothic" w:cs="Arial"/>
          <w:sz w:val="22"/>
          <w:szCs w:val="22"/>
        </w:rPr>
        <w:t>las herramientas de trabajo</w:t>
      </w:r>
      <w:r w:rsidR="004F21D3" w:rsidRPr="00DF2F0B">
        <w:rPr>
          <w:rFonts w:ascii="Century Gothic" w:hAnsi="Century Gothic" w:cs="Arial"/>
          <w:sz w:val="22"/>
          <w:szCs w:val="22"/>
        </w:rPr>
        <w:t>,</w:t>
      </w:r>
      <w:r w:rsidR="00800568" w:rsidRPr="00DF2F0B">
        <w:rPr>
          <w:rFonts w:ascii="Century Gothic" w:hAnsi="Century Gothic" w:cs="Arial"/>
          <w:sz w:val="22"/>
          <w:szCs w:val="22"/>
        </w:rPr>
        <w:t xml:space="preserve"> que no tenga descuentos pendientes y que su relación laboral se encuentre debidamente instruida.</w:t>
      </w:r>
    </w:p>
    <w:p w14:paraId="57693D76" w14:textId="77777777" w:rsidR="00800568" w:rsidRPr="00DF2F0B" w:rsidRDefault="00800568" w:rsidP="00586123">
      <w:pPr>
        <w:jc w:val="both"/>
        <w:rPr>
          <w:rFonts w:ascii="Century Gothic" w:hAnsi="Century Gothic" w:cs="Arial"/>
          <w:sz w:val="22"/>
          <w:szCs w:val="22"/>
        </w:rPr>
      </w:pPr>
    </w:p>
    <w:p w14:paraId="7B67CA94" w14:textId="7E448BBC"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28</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w:t>
      </w:r>
      <w:r w:rsidR="00AB4AE5" w:rsidRPr="00DF2F0B">
        <w:rPr>
          <w:rFonts w:ascii="Century Gothic" w:hAnsi="Century Gothic" w:cs="Arial"/>
          <w:b/>
          <w:bCs/>
          <w:sz w:val="22"/>
          <w:szCs w:val="22"/>
        </w:rPr>
        <w:t>“</w:t>
      </w:r>
      <w:r w:rsidR="00AB4AE5" w:rsidRPr="00DF2F0B">
        <w:rPr>
          <w:rFonts w:ascii="Century Gothic" w:hAnsi="Century Gothic" w:cs="Arial"/>
          <w:b/>
          <w:bCs/>
          <w:sz w:val="22"/>
          <w:szCs w:val="22"/>
          <w:highlight w:val="yellow"/>
        </w:rPr>
        <w:t>EL TRABAJADOR</w:t>
      </w:r>
      <w:r w:rsidR="00AB4AE5" w:rsidRPr="00DF2F0B">
        <w:rPr>
          <w:rFonts w:ascii="Century Gothic" w:hAnsi="Century Gothic" w:cs="Arial"/>
          <w:b/>
          <w:bCs/>
          <w:sz w:val="22"/>
          <w:szCs w:val="22"/>
        </w:rPr>
        <w:t>”</w:t>
      </w:r>
      <w:r w:rsidR="00AB4AE5" w:rsidRPr="00DF2F0B">
        <w:rPr>
          <w:rFonts w:ascii="Century Gothic" w:hAnsi="Century Gothic" w:cs="Arial"/>
          <w:sz w:val="22"/>
          <w:szCs w:val="22"/>
        </w:rPr>
        <w:t xml:space="preserve"> </w:t>
      </w:r>
      <w:r w:rsidR="00800568" w:rsidRPr="00DF2F0B">
        <w:rPr>
          <w:rFonts w:ascii="Century Gothic" w:hAnsi="Century Gothic" w:cs="Arial"/>
          <w:sz w:val="22"/>
          <w:szCs w:val="22"/>
        </w:rPr>
        <w:t>se obliga a avisar con treinta días de anticipación la salida del trabajo, esto únicamente con la finalidad de preparar de forma adecuada su puesto de trabajo, entrega</w:t>
      </w:r>
      <w:r w:rsidR="00532692" w:rsidRPr="00DF2F0B">
        <w:rPr>
          <w:rFonts w:ascii="Century Gothic" w:hAnsi="Century Gothic" w:cs="Arial"/>
          <w:sz w:val="22"/>
          <w:szCs w:val="22"/>
        </w:rPr>
        <w:t xml:space="preserve"> / </w:t>
      </w:r>
      <w:r w:rsidR="00800568" w:rsidRPr="00DF2F0B">
        <w:rPr>
          <w:rFonts w:ascii="Century Gothic" w:hAnsi="Century Gothic" w:cs="Arial"/>
          <w:sz w:val="22"/>
          <w:szCs w:val="22"/>
        </w:rPr>
        <w:t>recepción y útiles de trabajo.</w:t>
      </w:r>
    </w:p>
    <w:p w14:paraId="57D3937D" w14:textId="77777777" w:rsidR="00800568" w:rsidRPr="00DF2F0B" w:rsidRDefault="00800568" w:rsidP="00586123">
      <w:pPr>
        <w:jc w:val="both"/>
        <w:rPr>
          <w:rFonts w:ascii="Century Gothic" w:hAnsi="Century Gothic" w:cs="Arial"/>
          <w:sz w:val="22"/>
          <w:szCs w:val="22"/>
        </w:rPr>
      </w:pPr>
    </w:p>
    <w:p w14:paraId="7D301F73" w14:textId="69555E53"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CONFIDENCIALIDAD Y DATOS PERSONALES</w:t>
      </w:r>
    </w:p>
    <w:p w14:paraId="3A3384F9" w14:textId="41A34BE6"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29</w:t>
      </w:r>
      <w:r w:rsidR="00800568" w:rsidRPr="00DF2F0B">
        <w:rPr>
          <w:rFonts w:ascii="Century Gothic" w:hAnsi="Century Gothic" w:cs="Arial"/>
          <w:b/>
          <w:bCs/>
          <w:sz w:val="22"/>
          <w:szCs w:val="22"/>
        </w:rPr>
        <w:t xml:space="preserve">.- </w:t>
      </w:r>
      <w:r w:rsidR="00800568" w:rsidRPr="00DF2F0B">
        <w:rPr>
          <w:rFonts w:ascii="Century Gothic" w:hAnsi="Century Gothic" w:cs="Arial"/>
          <w:sz w:val="22"/>
          <w:szCs w:val="22"/>
        </w:rPr>
        <w:t>Los datos contenidos en este contrato serán tratados de acuerdo con la Ley Protección de datos personales en posesión de los particulares, y únicamente podrán ser divulgados en requerimiento de estos por autoridad competente, son de carácter confidencial y en resguardo de</w:t>
      </w:r>
      <w:r w:rsidR="000D0D59" w:rsidRPr="00DF2F0B">
        <w:rPr>
          <w:rFonts w:ascii="Century Gothic" w:hAnsi="Century Gothic" w:cs="Arial"/>
          <w:sz w:val="22"/>
          <w:szCs w:val="22"/>
        </w:rPr>
        <w:t xml:space="preserve"> </w:t>
      </w:r>
      <w:r w:rsidR="000D0D59" w:rsidRPr="00DF2F0B">
        <w:rPr>
          <w:rFonts w:ascii="Century Gothic" w:hAnsi="Century Gothic" w:cs="Arial"/>
          <w:b/>
          <w:bCs/>
          <w:sz w:val="22"/>
          <w:szCs w:val="22"/>
        </w:rPr>
        <w:t>“EL PATRÓN”</w:t>
      </w:r>
      <w:r w:rsidR="00800568" w:rsidRPr="00DF2F0B">
        <w:rPr>
          <w:rFonts w:ascii="Century Gothic" w:hAnsi="Century Gothic" w:cs="Arial"/>
          <w:sz w:val="22"/>
          <w:szCs w:val="22"/>
        </w:rPr>
        <w:t>.</w:t>
      </w:r>
    </w:p>
    <w:p w14:paraId="65812A95" w14:textId="77777777" w:rsidR="00800568" w:rsidRPr="00DF2F0B" w:rsidRDefault="00800568" w:rsidP="00586123">
      <w:pPr>
        <w:jc w:val="both"/>
        <w:rPr>
          <w:rFonts w:ascii="Century Gothic" w:hAnsi="Century Gothic" w:cs="Arial"/>
          <w:sz w:val="22"/>
          <w:szCs w:val="22"/>
        </w:rPr>
      </w:pPr>
    </w:p>
    <w:p w14:paraId="149025AC" w14:textId="561A59D2" w:rsidR="00FC0CED" w:rsidRPr="00DF2F0B" w:rsidRDefault="0054720B" w:rsidP="00586123">
      <w:pPr>
        <w:jc w:val="both"/>
        <w:rPr>
          <w:rFonts w:ascii="Century Gothic" w:hAnsi="Century Gothic" w:cs="Arial"/>
          <w:sz w:val="22"/>
          <w:szCs w:val="22"/>
        </w:rPr>
      </w:pPr>
      <w:r w:rsidRPr="00DF2F0B">
        <w:rPr>
          <w:rFonts w:ascii="Century Gothic" w:hAnsi="Century Gothic" w:cs="Arial"/>
          <w:b/>
          <w:bCs/>
          <w:sz w:val="22"/>
          <w:szCs w:val="22"/>
        </w:rPr>
        <w:t>“</w:t>
      </w:r>
      <w:r w:rsidRPr="00DF2F0B">
        <w:rPr>
          <w:rFonts w:ascii="Century Gothic" w:hAnsi="Century Gothic" w:cs="Arial"/>
          <w:b/>
          <w:bCs/>
          <w:sz w:val="22"/>
          <w:szCs w:val="22"/>
          <w:highlight w:val="yellow"/>
        </w:rPr>
        <w:t>EL TRABAJADOR</w:t>
      </w:r>
      <w:r w:rsidRPr="00DF2F0B">
        <w:rPr>
          <w:rFonts w:ascii="Century Gothic" w:hAnsi="Century Gothic" w:cs="Arial"/>
          <w:b/>
          <w:bCs/>
          <w:sz w:val="22"/>
          <w:szCs w:val="22"/>
        </w:rPr>
        <w:t>”</w:t>
      </w:r>
      <w:r w:rsidR="004D3643" w:rsidRPr="00DF2F0B">
        <w:rPr>
          <w:rFonts w:ascii="Century Gothic" w:hAnsi="Century Gothic" w:cs="Arial"/>
          <w:sz w:val="22"/>
          <w:szCs w:val="22"/>
        </w:rPr>
        <w:t xml:space="preserve"> </w:t>
      </w:r>
      <w:r w:rsidR="00800568" w:rsidRPr="00DF2F0B">
        <w:rPr>
          <w:rFonts w:ascii="Century Gothic" w:hAnsi="Century Gothic" w:cs="Arial"/>
          <w:sz w:val="22"/>
          <w:szCs w:val="22"/>
        </w:rPr>
        <w:t xml:space="preserve">no podrá divulgar con terceros, extraños o diversas personas los datos de este contrato, únicamente con las personas que la empresa </w:t>
      </w:r>
      <w:r w:rsidR="00F07B7D" w:rsidRPr="00DF2F0B">
        <w:rPr>
          <w:rFonts w:ascii="Century Gothic" w:hAnsi="Century Gothic" w:cs="Arial"/>
          <w:sz w:val="22"/>
          <w:szCs w:val="22"/>
        </w:rPr>
        <w:t>autoricé</w:t>
      </w:r>
      <w:r w:rsidR="004952BF" w:rsidRPr="00DF2F0B">
        <w:rPr>
          <w:rFonts w:ascii="Century Gothic" w:hAnsi="Century Gothic" w:cs="Arial"/>
          <w:sz w:val="22"/>
          <w:szCs w:val="22"/>
        </w:rPr>
        <w:t>.</w:t>
      </w:r>
    </w:p>
    <w:p w14:paraId="2FDC6F96" w14:textId="77777777" w:rsidR="004D3643" w:rsidRPr="00DF2F0B" w:rsidRDefault="004D3643" w:rsidP="00586123">
      <w:pPr>
        <w:jc w:val="both"/>
        <w:rPr>
          <w:rFonts w:ascii="Century Gothic" w:hAnsi="Century Gothic" w:cs="Arial"/>
          <w:sz w:val="22"/>
          <w:szCs w:val="22"/>
        </w:rPr>
      </w:pPr>
    </w:p>
    <w:p w14:paraId="523A7B5E" w14:textId="4E947F90" w:rsidR="00BE4D91" w:rsidRPr="00DF2F0B" w:rsidRDefault="004D3643" w:rsidP="00586123">
      <w:pPr>
        <w:jc w:val="both"/>
        <w:rPr>
          <w:rFonts w:ascii="Century Gothic" w:hAnsi="Century Gothic" w:cs="Arial"/>
          <w:sz w:val="22"/>
          <w:szCs w:val="22"/>
        </w:rPr>
      </w:pPr>
      <w:r w:rsidRPr="00DF2F0B">
        <w:rPr>
          <w:rFonts w:ascii="Century Gothic" w:hAnsi="Century Gothic" w:cs="Arial"/>
          <w:b/>
          <w:bCs/>
          <w:sz w:val="22"/>
          <w:szCs w:val="22"/>
        </w:rPr>
        <w:t>“</w:t>
      </w:r>
      <w:r w:rsidRPr="00DF2F0B">
        <w:rPr>
          <w:rFonts w:ascii="Century Gothic" w:hAnsi="Century Gothic" w:cs="Arial"/>
          <w:b/>
          <w:bCs/>
          <w:sz w:val="22"/>
          <w:szCs w:val="22"/>
          <w:highlight w:val="yellow"/>
        </w:rPr>
        <w:t>EL TRABAJADOR</w:t>
      </w:r>
      <w:r w:rsidRPr="00DF2F0B">
        <w:rPr>
          <w:rFonts w:ascii="Century Gothic" w:hAnsi="Century Gothic" w:cs="Arial"/>
          <w:b/>
          <w:bCs/>
          <w:sz w:val="22"/>
          <w:szCs w:val="22"/>
        </w:rPr>
        <w:t>”</w:t>
      </w:r>
      <w:r w:rsidRPr="00DF2F0B">
        <w:rPr>
          <w:rFonts w:ascii="Century Gothic" w:hAnsi="Century Gothic" w:cs="Arial"/>
          <w:sz w:val="22"/>
          <w:szCs w:val="22"/>
        </w:rPr>
        <w:t xml:space="preserve"> deberá </w:t>
      </w:r>
      <w:r w:rsidR="00AA0754" w:rsidRPr="00DF2F0B">
        <w:rPr>
          <w:rFonts w:ascii="Century Gothic" w:hAnsi="Century Gothic" w:cs="Arial"/>
          <w:sz w:val="22"/>
          <w:szCs w:val="22"/>
        </w:rPr>
        <w:t xml:space="preserve">salvaguardar </w:t>
      </w:r>
      <w:r w:rsidR="0021012C" w:rsidRPr="00DF2F0B">
        <w:rPr>
          <w:rFonts w:ascii="Century Gothic" w:hAnsi="Century Gothic" w:cs="Arial"/>
          <w:sz w:val="22"/>
          <w:szCs w:val="22"/>
        </w:rPr>
        <w:t xml:space="preserve">escrupulosamente la información reservada de </w:t>
      </w:r>
      <w:r w:rsidR="000D0D59" w:rsidRPr="00DF2F0B">
        <w:rPr>
          <w:rFonts w:ascii="Century Gothic" w:hAnsi="Century Gothic" w:cs="Arial"/>
          <w:sz w:val="22"/>
          <w:szCs w:val="22"/>
        </w:rPr>
        <w:t>la empresa</w:t>
      </w:r>
      <w:r w:rsidR="0021012C" w:rsidRPr="00DF2F0B">
        <w:rPr>
          <w:rFonts w:ascii="Century Gothic" w:hAnsi="Century Gothic" w:cs="Arial"/>
          <w:sz w:val="22"/>
          <w:szCs w:val="22"/>
        </w:rPr>
        <w:t xml:space="preserve"> y del resto de asuntos de</w:t>
      </w:r>
      <w:r w:rsidR="00F827BF" w:rsidRPr="00DF2F0B">
        <w:rPr>
          <w:rFonts w:ascii="Century Gothic" w:hAnsi="Century Gothic" w:cs="Arial"/>
          <w:sz w:val="22"/>
          <w:szCs w:val="22"/>
        </w:rPr>
        <w:t xml:space="preserve"> </w:t>
      </w:r>
      <w:r w:rsidR="00F827BF" w:rsidRPr="00DF2F0B">
        <w:rPr>
          <w:rFonts w:ascii="Century Gothic" w:hAnsi="Century Gothic" w:cs="Arial"/>
          <w:b/>
          <w:bCs/>
          <w:sz w:val="22"/>
          <w:szCs w:val="22"/>
        </w:rPr>
        <w:t>“EL PATRÓN”</w:t>
      </w:r>
      <w:r w:rsidR="0021012C" w:rsidRPr="00DF2F0B">
        <w:rPr>
          <w:rFonts w:ascii="Century Gothic" w:hAnsi="Century Gothic" w:cs="Arial"/>
          <w:sz w:val="22"/>
          <w:szCs w:val="22"/>
        </w:rPr>
        <w:t xml:space="preserve">, tanto como administrativos, comerciales, fiscales, y/o de cualquier otra índole, de los demás datos confidenciales a los que tenga acceso con motivo de la prestación de sus servicios personales y subordinados. Confidencialidad que mantendrá durante la vigencia del presente instrumento y hasta por los </w:t>
      </w:r>
      <w:r w:rsidR="00F827BF" w:rsidRPr="00DF2F0B">
        <w:rPr>
          <w:rFonts w:ascii="Century Gothic" w:hAnsi="Century Gothic" w:cs="Arial"/>
          <w:sz w:val="22"/>
          <w:szCs w:val="22"/>
        </w:rPr>
        <w:t>cinco</w:t>
      </w:r>
      <w:r w:rsidR="0021012C" w:rsidRPr="00DF2F0B">
        <w:rPr>
          <w:rFonts w:ascii="Century Gothic" w:hAnsi="Century Gothic" w:cs="Arial"/>
          <w:sz w:val="22"/>
          <w:szCs w:val="22"/>
        </w:rPr>
        <w:t xml:space="preserve"> años posteriores a la terminación de este. </w:t>
      </w:r>
    </w:p>
    <w:p w14:paraId="747A09BA" w14:textId="77777777" w:rsidR="00BE4D91" w:rsidRPr="00DF2F0B" w:rsidRDefault="00BE4D91" w:rsidP="00586123">
      <w:pPr>
        <w:jc w:val="both"/>
        <w:rPr>
          <w:rFonts w:ascii="Century Gothic" w:hAnsi="Century Gothic" w:cs="Arial"/>
          <w:sz w:val="22"/>
          <w:szCs w:val="22"/>
        </w:rPr>
      </w:pPr>
    </w:p>
    <w:p w14:paraId="5810FEB9" w14:textId="2AAD5B09" w:rsidR="0021012C" w:rsidRPr="00DF2F0B" w:rsidRDefault="0021012C" w:rsidP="00586123">
      <w:pPr>
        <w:jc w:val="both"/>
        <w:rPr>
          <w:rFonts w:ascii="Century Gothic" w:hAnsi="Century Gothic" w:cs="Arial"/>
          <w:sz w:val="22"/>
          <w:szCs w:val="22"/>
        </w:rPr>
      </w:pPr>
      <w:r w:rsidRPr="00DF2F0B">
        <w:rPr>
          <w:rFonts w:ascii="Century Gothic" w:hAnsi="Century Gothic" w:cs="Arial"/>
          <w:sz w:val="22"/>
          <w:szCs w:val="22"/>
        </w:rPr>
        <w:t xml:space="preserve">Durante la vigencia del  contrato, </w:t>
      </w:r>
      <w:r w:rsidR="00BE4D91" w:rsidRPr="00DF2F0B">
        <w:rPr>
          <w:rFonts w:ascii="Century Gothic" w:hAnsi="Century Gothic" w:cs="Arial"/>
          <w:b/>
          <w:bCs/>
          <w:sz w:val="22"/>
          <w:szCs w:val="22"/>
        </w:rPr>
        <w:t>“</w:t>
      </w:r>
      <w:r w:rsidR="00BE4D91" w:rsidRPr="00DF2F0B">
        <w:rPr>
          <w:rFonts w:ascii="Century Gothic" w:hAnsi="Century Gothic" w:cs="Arial"/>
          <w:b/>
          <w:bCs/>
          <w:sz w:val="22"/>
          <w:szCs w:val="22"/>
          <w:highlight w:val="yellow"/>
        </w:rPr>
        <w:t>EL TRABAJADOR</w:t>
      </w:r>
      <w:r w:rsidR="00BE4D91" w:rsidRPr="00DF2F0B">
        <w:rPr>
          <w:rFonts w:ascii="Century Gothic" w:hAnsi="Century Gothic" w:cs="Arial"/>
          <w:b/>
          <w:bCs/>
          <w:sz w:val="22"/>
          <w:szCs w:val="22"/>
        </w:rPr>
        <w:t>”</w:t>
      </w:r>
      <w:r w:rsidR="00BE4D91" w:rsidRPr="00DF2F0B">
        <w:rPr>
          <w:rFonts w:ascii="Century Gothic" w:hAnsi="Century Gothic" w:cs="Arial"/>
          <w:sz w:val="22"/>
          <w:szCs w:val="22"/>
        </w:rPr>
        <w:t xml:space="preserve"> </w:t>
      </w:r>
      <w:r w:rsidRPr="00DF2F0B">
        <w:rPr>
          <w:rFonts w:ascii="Century Gothic" w:hAnsi="Century Gothic" w:cs="Arial"/>
          <w:sz w:val="22"/>
          <w:szCs w:val="22"/>
        </w:rPr>
        <w:t>no podrá contender directa ni indirectamente, ni desempeñar actividad alguna que suponga algún tipo de competencia en contra de</w:t>
      </w:r>
      <w:r w:rsidR="00BE4D91" w:rsidRPr="00DF2F0B">
        <w:rPr>
          <w:rFonts w:ascii="Century Gothic" w:hAnsi="Century Gothic" w:cs="Arial"/>
          <w:sz w:val="22"/>
          <w:szCs w:val="22"/>
        </w:rPr>
        <w:t xml:space="preserve"> </w:t>
      </w:r>
      <w:r w:rsidR="00BE4D91" w:rsidRPr="00DF2F0B">
        <w:rPr>
          <w:rFonts w:ascii="Century Gothic" w:hAnsi="Century Gothic" w:cs="Arial"/>
          <w:b/>
          <w:bCs/>
          <w:sz w:val="22"/>
          <w:szCs w:val="22"/>
        </w:rPr>
        <w:t>“EL PATRÓN”</w:t>
      </w:r>
      <w:r w:rsidRPr="00DF2F0B">
        <w:rPr>
          <w:rFonts w:ascii="Century Gothic" w:hAnsi="Century Gothic" w:cs="Arial"/>
          <w:sz w:val="22"/>
          <w:szCs w:val="22"/>
        </w:rPr>
        <w:t>.</w:t>
      </w:r>
    </w:p>
    <w:p w14:paraId="740B246F" w14:textId="77777777" w:rsidR="004952BF" w:rsidRPr="00DF2F0B" w:rsidRDefault="004952BF" w:rsidP="00586123">
      <w:pPr>
        <w:ind w:firstLine="284"/>
        <w:jc w:val="both"/>
        <w:rPr>
          <w:rFonts w:ascii="Century Gothic" w:hAnsi="Century Gothic" w:cs="Arial"/>
          <w:sz w:val="22"/>
          <w:szCs w:val="22"/>
        </w:rPr>
      </w:pPr>
    </w:p>
    <w:p w14:paraId="665C7A9B" w14:textId="01F408F4" w:rsidR="00332E97"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 xml:space="preserve">OBLIGACIONES Y PROHIBICIONES </w:t>
      </w:r>
      <w:r w:rsidRPr="00DF2F0B">
        <w:rPr>
          <w:rFonts w:ascii="Century Gothic" w:hAnsi="Century Gothic" w:cs="Arial"/>
          <w:b/>
          <w:bCs/>
          <w:sz w:val="22"/>
          <w:szCs w:val="22"/>
          <w:highlight w:val="yellow"/>
        </w:rPr>
        <w:t>D</w:t>
      </w:r>
      <w:r w:rsidR="00793269" w:rsidRPr="00DF2F0B">
        <w:rPr>
          <w:rFonts w:ascii="Century Gothic" w:hAnsi="Century Gothic" w:cs="Arial"/>
          <w:b/>
          <w:bCs/>
          <w:sz w:val="22"/>
          <w:szCs w:val="22"/>
          <w:highlight w:val="yellow"/>
        </w:rPr>
        <w:t xml:space="preserve">E </w:t>
      </w:r>
      <w:r w:rsidR="00793269" w:rsidRPr="00DF2F0B">
        <w:rPr>
          <w:rFonts w:ascii="Century Gothic" w:hAnsi="Century Gothic" w:cs="Arial"/>
          <w:b/>
          <w:bCs/>
          <w:sz w:val="22"/>
          <w:szCs w:val="22"/>
        </w:rPr>
        <w:t>“</w:t>
      </w:r>
      <w:r w:rsidR="00793269" w:rsidRPr="00DF2F0B">
        <w:rPr>
          <w:rFonts w:ascii="Century Gothic" w:hAnsi="Century Gothic" w:cs="Arial"/>
          <w:b/>
          <w:bCs/>
          <w:sz w:val="22"/>
          <w:szCs w:val="22"/>
          <w:highlight w:val="yellow"/>
        </w:rPr>
        <w:t>EL TRABAJADOR</w:t>
      </w:r>
      <w:r w:rsidR="00793269" w:rsidRPr="00DF2F0B">
        <w:rPr>
          <w:rFonts w:ascii="Century Gothic" w:hAnsi="Century Gothic" w:cs="Arial"/>
          <w:b/>
          <w:bCs/>
          <w:sz w:val="22"/>
          <w:szCs w:val="22"/>
        </w:rPr>
        <w:t>”</w:t>
      </w:r>
    </w:p>
    <w:p w14:paraId="39F16F38" w14:textId="0C2D6E31"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3</w:t>
      </w:r>
      <w:r w:rsidR="004952BF" w:rsidRPr="00DF2F0B">
        <w:rPr>
          <w:rFonts w:ascii="Century Gothic" w:hAnsi="Century Gothic" w:cs="Arial"/>
          <w:b/>
          <w:bCs/>
          <w:sz w:val="22"/>
          <w:szCs w:val="22"/>
        </w:rPr>
        <w:t>0</w:t>
      </w:r>
      <w:r w:rsidRPr="00DF2F0B">
        <w:rPr>
          <w:rFonts w:ascii="Century Gothic" w:hAnsi="Century Gothic" w:cs="Arial"/>
          <w:b/>
          <w:bCs/>
          <w:sz w:val="22"/>
          <w:szCs w:val="22"/>
        </w:rPr>
        <w:t>.-</w:t>
      </w:r>
      <w:r w:rsidRPr="00DF2F0B">
        <w:rPr>
          <w:rFonts w:ascii="Century Gothic" w:hAnsi="Century Gothic" w:cs="Arial"/>
          <w:sz w:val="22"/>
          <w:szCs w:val="22"/>
        </w:rPr>
        <w:t xml:space="preserve"> De acuerdo con el artículo 134 y 135 de la Ley Federal del Trabajo, serán las obligaciones y prohibiciones de los trabajadores las siguientes:</w:t>
      </w:r>
    </w:p>
    <w:p w14:paraId="24E99AE6" w14:textId="7901F90B" w:rsidR="00800568" w:rsidRPr="00DF2F0B" w:rsidRDefault="00800568" w:rsidP="00586123">
      <w:pPr>
        <w:jc w:val="both"/>
        <w:rPr>
          <w:rFonts w:ascii="Century Gothic" w:hAnsi="Century Gothic" w:cs="Arial"/>
          <w:b/>
          <w:bCs/>
          <w:sz w:val="22"/>
          <w:szCs w:val="22"/>
        </w:rPr>
      </w:pPr>
      <w:r w:rsidRPr="00DF2F0B">
        <w:rPr>
          <w:rFonts w:ascii="Century Gothic" w:hAnsi="Century Gothic" w:cs="Arial"/>
          <w:b/>
          <w:bCs/>
          <w:sz w:val="22"/>
          <w:szCs w:val="22"/>
        </w:rPr>
        <w:t>Obligaciones:</w:t>
      </w:r>
    </w:p>
    <w:p w14:paraId="56B3CACA" w14:textId="7119CEDF"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Cumplir las disposiciones de las normas de trabajo que les sean aplicables;</w:t>
      </w:r>
    </w:p>
    <w:p w14:paraId="4A7784BE" w14:textId="03555305"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Observar las disposiciones contenidas en el reglamento y las normas oficiales mexicanas en materia de seguridad, salud y medio ambiente de trabajo, así como las que indiquen los patrones para su seguridad y protección personal;</w:t>
      </w:r>
    </w:p>
    <w:p w14:paraId="4D84887D" w14:textId="73627D31"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Desempeñar el servicio bajo la dirección del patrón o de su representante, a cuya autoridad estarán subordinados en todo lo concerniente al trabajo;</w:t>
      </w:r>
    </w:p>
    <w:p w14:paraId="6D4FAE05" w14:textId="4C243217"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Ejecutar el trabajo con la intensidad, cuidado y esmero apropiados y en la forma, tiempo y lugar convenidos;</w:t>
      </w:r>
    </w:p>
    <w:p w14:paraId="264744E6" w14:textId="590CF544"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Dar aviso inmediato al patrón, salvo caso fortuito o de fuerza mayor, de las causas justificadas que le impidan concurrir a su trabajo;</w:t>
      </w:r>
    </w:p>
    <w:p w14:paraId="680AAA68" w14:textId="0D8E1F13"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Restituir al patrón los materiales no usados y conservar en buen estado los instrumentos y útiles que les haya dado para el trabajo, no siendo responsables por el deterioro que origine el uso de estos objetos, ni del ocasionado por caso fortuito, fuerza mayor, o por mala calidad o defectuosa construcción;</w:t>
      </w:r>
    </w:p>
    <w:p w14:paraId="13DA06AB" w14:textId="6120257E"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Observar buenas costumbres durante el servicio;</w:t>
      </w:r>
    </w:p>
    <w:p w14:paraId="303ACE08" w14:textId="7A75DC81"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Prestar auxilios en cualquier tiempo que se necesiten, cuando por siniestro o riesgo inminente peligren las personas o los intereses del patrón o de sus compañeros de trabajo;</w:t>
      </w:r>
    </w:p>
    <w:p w14:paraId="7A8AC1E4" w14:textId="10AFDA66"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Integrar los organismos que establece esta Ley;</w:t>
      </w:r>
    </w:p>
    <w:p w14:paraId="1F550B6F" w14:textId="2DBE788E"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Someterse a los reconocimientos médicos previstos en el reglamento interior y demás normas vigentes en la empresa o establecimiento, para comprobar que no padecen alguna incapacidad o enfermedad de trabajo, contagiosa o incurable;</w:t>
      </w:r>
    </w:p>
    <w:p w14:paraId="6B91BD63" w14:textId="3F87DFA8"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Poner en conocimiento del patrón las enfermedades contagiosas que padezcan, tan pronto como tengan conocimiento de las mismas;</w:t>
      </w:r>
    </w:p>
    <w:p w14:paraId="29563DCD" w14:textId="665881D4"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lastRenderedPageBreak/>
        <w:t>Comunicar al patrón o a su representante las deficiencias que adviertan, a fin de evitar daños o perjuicios a los intereses y vidas de sus compañeros de trabajo o de los patrones; y</w:t>
      </w:r>
    </w:p>
    <w:p w14:paraId="13D0A3D1" w14:textId="3B09F9D8"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Guardar escrupulosamente los secretos técnicos, comerciales y de fabricación de los productos a cuya elaboración concurran directa o indirectamente, o de los cuales tengan conocimiento por razón del trabajo que desempeñen, así como de los asuntos administrativos reservados, cuya divulgación pueda causar perjuicios a la empresa.</w:t>
      </w:r>
    </w:p>
    <w:p w14:paraId="46293DE6" w14:textId="77777777" w:rsidR="00800568" w:rsidRPr="00DF2F0B" w:rsidRDefault="00800568" w:rsidP="00586123">
      <w:pPr>
        <w:jc w:val="both"/>
        <w:rPr>
          <w:rFonts w:ascii="Century Gothic" w:hAnsi="Century Gothic" w:cs="Arial"/>
          <w:sz w:val="22"/>
          <w:szCs w:val="22"/>
          <w:lang w:val="es-ES_tradnl"/>
        </w:rPr>
      </w:pPr>
    </w:p>
    <w:p w14:paraId="0F264A90" w14:textId="5BBC18B9" w:rsidR="00800568" w:rsidRPr="00DF2F0B" w:rsidRDefault="00800568" w:rsidP="00586123">
      <w:pPr>
        <w:rPr>
          <w:rFonts w:ascii="Century Gothic" w:hAnsi="Century Gothic" w:cs="Arial"/>
          <w:b/>
          <w:bCs/>
          <w:sz w:val="22"/>
          <w:szCs w:val="22"/>
        </w:rPr>
      </w:pPr>
      <w:r w:rsidRPr="00DF2F0B">
        <w:rPr>
          <w:rFonts w:ascii="Century Gothic" w:hAnsi="Century Gothic" w:cs="Arial"/>
          <w:b/>
          <w:bCs/>
          <w:sz w:val="22"/>
          <w:szCs w:val="22"/>
        </w:rPr>
        <w:t>Prohibiciones</w:t>
      </w:r>
    </w:p>
    <w:p w14:paraId="4B0725AB" w14:textId="5A9F0B14"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Ejecutar cualquier acto que pueda poner en peligro su propia seguridad, la de sus compañeros de trabajo o la de terceras personas, así como la de los establecimientos o lugares en que el trabajo se desempeñe;</w:t>
      </w:r>
    </w:p>
    <w:p w14:paraId="76E3BE7C" w14:textId="02A4AC87"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Faltar al trabajo sin causa justificada o sin permiso del patrón;</w:t>
      </w:r>
    </w:p>
    <w:p w14:paraId="64AF6D64" w14:textId="6F6DD9E1"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Substraer de la empresa o establecimiento útiles de trabajo o materia prima o elaborada;</w:t>
      </w:r>
    </w:p>
    <w:p w14:paraId="7C3D5E5D" w14:textId="7AE3A851"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Presentarse al trabajo en estado de embriaguez;</w:t>
      </w:r>
    </w:p>
    <w:p w14:paraId="651A51C5" w14:textId="5AE7B42C"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Presentarse al trabajo bajo la influencia de algún narcótico o droga enervante, salvo que exista prescripción médica. Antes de iniciar su servicio, el trabajador deberá poner el hecho en conocimiento del patrón y presentarle la pre</w:t>
      </w:r>
      <w:r w:rsidR="00F07B7D" w:rsidRPr="00DF2F0B">
        <w:rPr>
          <w:rFonts w:ascii="Century Gothic" w:hAnsi="Century Gothic" w:cs="Arial"/>
          <w:sz w:val="22"/>
          <w:szCs w:val="22"/>
        </w:rPr>
        <w:t>s</w:t>
      </w:r>
      <w:r w:rsidRPr="00DF2F0B">
        <w:rPr>
          <w:rFonts w:ascii="Century Gothic" w:hAnsi="Century Gothic" w:cs="Arial"/>
          <w:sz w:val="22"/>
          <w:szCs w:val="22"/>
        </w:rPr>
        <w:t>cripción suscrita por el médico;</w:t>
      </w:r>
    </w:p>
    <w:p w14:paraId="06A22211" w14:textId="76924CE0"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Portar armas de cualquier clase durante las horas de trabajo, salvo que la naturaleza de éste lo exija. Se exceptúan de esta disposición las punzantes y punzo-cortantes que formen parte de las herramientas o útiles propios del trabajo;</w:t>
      </w:r>
    </w:p>
    <w:p w14:paraId="79CC6933" w14:textId="59C34D84"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Suspender las labores sin autorización del patrón;</w:t>
      </w:r>
    </w:p>
    <w:p w14:paraId="616EBA6C" w14:textId="5710EDFF"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Hacer colectas en el establecimiento o lugar de trabajo;</w:t>
      </w:r>
    </w:p>
    <w:p w14:paraId="4E3E9F82" w14:textId="3AA626F3"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Usar los útiles y herramientas suministrados por el patrón, para objeto distinto de aquél a que están destinados;</w:t>
      </w:r>
    </w:p>
    <w:p w14:paraId="0C95A5E3" w14:textId="5E91F420"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Hacer cualquier clase de propaganda en las horas de trabajo, dentro del establecimiento; y</w:t>
      </w:r>
    </w:p>
    <w:p w14:paraId="0BDADF2E" w14:textId="52E6C77B" w:rsidR="00532692"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Acosar sexualmente a cualquier persona o realizar actos inmorales en los lugares de trabajo.</w:t>
      </w:r>
    </w:p>
    <w:p w14:paraId="2354CE8C" w14:textId="77777777" w:rsidR="00532692" w:rsidRPr="00DF2F0B" w:rsidRDefault="00532692" w:rsidP="00586123">
      <w:pPr>
        <w:jc w:val="center"/>
        <w:rPr>
          <w:rFonts w:ascii="Century Gothic" w:hAnsi="Century Gothic" w:cs="Arial"/>
          <w:b/>
          <w:bCs/>
          <w:sz w:val="22"/>
          <w:szCs w:val="22"/>
        </w:rPr>
      </w:pPr>
    </w:p>
    <w:p w14:paraId="75151EC0" w14:textId="0BFC3346"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DE LOS DESCUENTOS SALARIALES</w:t>
      </w:r>
      <w:r w:rsidR="00E60590" w:rsidRPr="00DF2F0B">
        <w:rPr>
          <w:rFonts w:ascii="Century Gothic" w:hAnsi="Century Gothic" w:cs="Arial"/>
          <w:b/>
          <w:bCs/>
          <w:sz w:val="22"/>
          <w:szCs w:val="22"/>
        </w:rPr>
        <w:t>.</w:t>
      </w:r>
    </w:p>
    <w:p w14:paraId="4649A356" w14:textId="5184E934" w:rsidR="00800568" w:rsidRPr="00DF2F0B" w:rsidRDefault="00623E1E" w:rsidP="00586123">
      <w:pPr>
        <w:jc w:val="both"/>
        <w:rPr>
          <w:rFonts w:ascii="Century Gothic" w:hAnsi="Century Gothic" w:cs="Arial"/>
          <w:sz w:val="22"/>
          <w:szCs w:val="22"/>
        </w:rPr>
      </w:pPr>
      <w:r w:rsidRPr="00DF2F0B">
        <w:rPr>
          <w:rFonts w:ascii="Century Gothic" w:hAnsi="Century Gothic" w:cs="Arial"/>
          <w:b/>
          <w:bCs/>
          <w:sz w:val="22"/>
          <w:szCs w:val="22"/>
        </w:rPr>
        <w:t>3</w:t>
      </w:r>
      <w:r w:rsidR="004952BF" w:rsidRPr="00DF2F0B">
        <w:rPr>
          <w:rFonts w:ascii="Century Gothic" w:hAnsi="Century Gothic" w:cs="Arial"/>
          <w:b/>
          <w:bCs/>
          <w:sz w:val="22"/>
          <w:szCs w:val="22"/>
        </w:rPr>
        <w:t>1</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En términos de los dispuesto en el artículo 110 de la Ley Federal del Trabajo, podrán ser descontados del salario </w:t>
      </w:r>
      <w:r w:rsidR="00800568" w:rsidRPr="00DF2F0B">
        <w:rPr>
          <w:rFonts w:ascii="Century Gothic" w:hAnsi="Century Gothic" w:cs="Arial"/>
          <w:sz w:val="22"/>
          <w:szCs w:val="22"/>
          <w:highlight w:val="yellow"/>
        </w:rPr>
        <w:t>d</w:t>
      </w:r>
      <w:r w:rsidR="000F2F4B" w:rsidRPr="00DF2F0B">
        <w:rPr>
          <w:rFonts w:ascii="Century Gothic" w:hAnsi="Century Gothic" w:cs="Arial"/>
          <w:sz w:val="22"/>
          <w:szCs w:val="22"/>
          <w:highlight w:val="yellow"/>
        </w:rPr>
        <w:t>e</w:t>
      </w:r>
      <w:r w:rsidR="002E7E10" w:rsidRPr="00DF2F0B">
        <w:rPr>
          <w:rFonts w:ascii="Century Gothic" w:hAnsi="Century Gothic" w:cs="Arial"/>
          <w:sz w:val="22"/>
          <w:szCs w:val="22"/>
          <w:highlight w:val="yellow"/>
        </w:rPr>
        <w:t xml:space="preserve"> </w:t>
      </w:r>
      <w:r w:rsidR="002E7E10" w:rsidRPr="00DF2F0B">
        <w:rPr>
          <w:rFonts w:ascii="Century Gothic" w:hAnsi="Century Gothic" w:cs="Arial"/>
          <w:b/>
          <w:bCs/>
          <w:sz w:val="22"/>
          <w:szCs w:val="22"/>
        </w:rPr>
        <w:t>“</w:t>
      </w:r>
      <w:r w:rsidR="002E7E10" w:rsidRPr="00DF2F0B">
        <w:rPr>
          <w:rFonts w:ascii="Century Gothic" w:hAnsi="Century Gothic" w:cs="Arial"/>
          <w:b/>
          <w:bCs/>
          <w:sz w:val="22"/>
          <w:szCs w:val="22"/>
          <w:highlight w:val="yellow"/>
        </w:rPr>
        <w:t>EL TRABAJADOR</w:t>
      </w:r>
      <w:r w:rsidR="002E7E10" w:rsidRPr="00DF2F0B">
        <w:rPr>
          <w:rFonts w:ascii="Century Gothic" w:hAnsi="Century Gothic" w:cs="Arial"/>
          <w:b/>
          <w:bCs/>
          <w:sz w:val="22"/>
          <w:szCs w:val="22"/>
        </w:rPr>
        <w:t>”</w:t>
      </w:r>
      <w:r w:rsidR="002E7E10" w:rsidRPr="00DF2F0B">
        <w:rPr>
          <w:rFonts w:ascii="Century Gothic" w:hAnsi="Century Gothic" w:cs="Arial"/>
          <w:sz w:val="22"/>
          <w:szCs w:val="22"/>
        </w:rPr>
        <w:t xml:space="preserve"> </w:t>
      </w:r>
      <w:r w:rsidR="00800568" w:rsidRPr="00DF2F0B">
        <w:rPr>
          <w:rFonts w:ascii="Century Gothic" w:hAnsi="Century Gothic" w:cs="Arial"/>
          <w:sz w:val="22"/>
          <w:szCs w:val="22"/>
        </w:rPr>
        <w:t>lo</w:t>
      </w:r>
      <w:r w:rsidR="000F2F4B" w:rsidRPr="00DF2F0B">
        <w:rPr>
          <w:rFonts w:ascii="Century Gothic" w:hAnsi="Century Gothic" w:cs="Arial"/>
          <w:sz w:val="22"/>
          <w:szCs w:val="22"/>
        </w:rPr>
        <w:t>s</w:t>
      </w:r>
      <w:r w:rsidR="00800568" w:rsidRPr="00DF2F0B">
        <w:rPr>
          <w:rFonts w:ascii="Century Gothic" w:hAnsi="Century Gothic" w:cs="Arial"/>
          <w:sz w:val="22"/>
          <w:szCs w:val="22"/>
        </w:rPr>
        <w:t xml:space="preserve"> siguiente</w:t>
      </w:r>
      <w:r w:rsidR="00532692" w:rsidRPr="00DF2F0B">
        <w:rPr>
          <w:rFonts w:ascii="Century Gothic" w:hAnsi="Century Gothic" w:cs="Arial"/>
          <w:sz w:val="22"/>
          <w:szCs w:val="22"/>
        </w:rPr>
        <w:t>s</w:t>
      </w:r>
      <w:r w:rsidR="00800568" w:rsidRPr="00DF2F0B">
        <w:rPr>
          <w:rFonts w:ascii="Century Gothic" w:hAnsi="Century Gothic" w:cs="Arial"/>
          <w:sz w:val="22"/>
          <w:szCs w:val="22"/>
        </w:rPr>
        <w:t>:</w:t>
      </w:r>
    </w:p>
    <w:p w14:paraId="72C8300B" w14:textId="74D94684" w:rsidR="00800568" w:rsidRPr="00DF2F0B" w:rsidRDefault="00800568" w:rsidP="00586123">
      <w:pPr>
        <w:pStyle w:val="Prrafodelista"/>
        <w:numPr>
          <w:ilvl w:val="0"/>
          <w:numId w:val="9"/>
        </w:numPr>
        <w:jc w:val="both"/>
        <w:rPr>
          <w:rFonts w:ascii="Century Gothic" w:hAnsi="Century Gothic" w:cs="Arial"/>
          <w:sz w:val="22"/>
          <w:szCs w:val="22"/>
        </w:rPr>
      </w:pPr>
      <w:r w:rsidRPr="00DF2F0B">
        <w:rPr>
          <w:rFonts w:ascii="Century Gothic" w:hAnsi="Century Gothic" w:cs="Arial"/>
          <w:sz w:val="22"/>
          <w:szCs w:val="22"/>
        </w:rPr>
        <w:t xml:space="preserve">Deudas contraídas con </w:t>
      </w:r>
      <w:r w:rsidR="008E21F8" w:rsidRPr="00DF2F0B">
        <w:rPr>
          <w:rFonts w:ascii="Century Gothic" w:hAnsi="Century Gothic" w:cs="Arial"/>
          <w:b/>
          <w:bCs/>
          <w:sz w:val="22"/>
          <w:szCs w:val="22"/>
        </w:rPr>
        <w:t>“EL PATRÓN”</w:t>
      </w:r>
      <w:r w:rsidRPr="00DF2F0B">
        <w:rPr>
          <w:rFonts w:ascii="Century Gothic" w:hAnsi="Century Gothic" w:cs="Arial"/>
          <w:sz w:val="22"/>
          <w:szCs w:val="22"/>
        </w:rPr>
        <w:t>.</w:t>
      </w:r>
    </w:p>
    <w:p w14:paraId="4E760B12" w14:textId="3839015E" w:rsidR="00800568" w:rsidRPr="00DF2F0B" w:rsidRDefault="00800568" w:rsidP="00586123">
      <w:pPr>
        <w:pStyle w:val="Prrafodelista"/>
        <w:numPr>
          <w:ilvl w:val="0"/>
          <w:numId w:val="9"/>
        </w:numPr>
        <w:jc w:val="both"/>
        <w:rPr>
          <w:rFonts w:ascii="Century Gothic" w:hAnsi="Century Gothic" w:cs="Arial"/>
          <w:sz w:val="22"/>
          <w:szCs w:val="22"/>
        </w:rPr>
      </w:pPr>
      <w:r w:rsidRPr="00DF2F0B">
        <w:rPr>
          <w:rFonts w:ascii="Century Gothic" w:hAnsi="Century Gothic" w:cs="Arial"/>
          <w:sz w:val="22"/>
          <w:szCs w:val="22"/>
        </w:rPr>
        <w:t>Anticipos de salario.</w:t>
      </w:r>
    </w:p>
    <w:p w14:paraId="13763D9A" w14:textId="7B332567" w:rsidR="00800568" w:rsidRPr="00DF2F0B" w:rsidRDefault="00800568" w:rsidP="00586123">
      <w:pPr>
        <w:pStyle w:val="Prrafodelista"/>
        <w:numPr>
          <w:ilvl w:val="0"/>
          <w:numId w:val="9"/>
        </w:numPr>
        <w:jc w:val="both"/>
        <w:rPr>
          <w:rFonts w:ascii="Century Gothic" w:hAnsi="Century Gothic" w:cs="Arial"/>
          <w:sz w:val="22"/>
          <w:szCs w:val="22"/>
        </w:rPr>
      </w:pPr>
      <w:r w:rsidRPr="00DF2F0B">
        <w:rPr>
          <w:rFonts w:ascii="Century Gothic" w:hAnsi="Century Gothic" w:cs="Arial"/>
          <w:sz w:val="22"/>
          <w:szCs w:val="22"/>
        </w:rPr>
        <w:t>Averías</w:t>
      </w:r>
    </w:p>
    <w:p w14:paraId="0C468581" w14:textId="794F8B58" w:rsidR="00800568" w:rsidRPr="00DF2F0B" w:rsidRDefault="00800568" w:rsidP="00586123">
      <w:pPr>
        <w:pStyle w:val="Prrafodelista"/>
        <w:numPr>
          <w:ilvl w:val="0"/>
          <w:numId w:val="9"/>
        </w:numPr>
        <w:jc w:val="both"/>
        <w:rPr>
          <w:rFonts w:ascii="Century Gothic" w:hAnsi="Century Gothic" w:cs="Arial"/>
          <w:sz w:val="22"/>
          <w:szCs w:val="22"/>
        </w:rPr>
      </w:pPr>
      <w:r w:rsidRPr="00DF2F0B">
        <w:rPr>
          <w:rFonts w:ascii="Century Gothic" w:hAnsi="Century Gothic" w:cs="Arial"/>
          <w:sz w:val="22"/>
          <w:szCs w:val="22"/>
        </w:rPr>
        <w:t>Adquisición de artículos producidos por la empresa.</w:t>
      </w:r>
    </w:p>
    <w:p w14:paraId="63BFFAF2" w14:textId="77777777" w:rsidR="00532692" w:rsidRPr="00DF2F0B" w:rsidRDefault="00532692" w:rsidP="00586123">
      <w:pPr>
        <w:pStyle w:val="Prrafodelista"/>
        <w:jc w:val="both"/>
        <w:rPr>
          <w:rFonts w:ascii="Century Gothic" w:hAnsi="Century Gothic" w:cs="Arial"/>
          <w:sz w:val="22"/>
          <w:szCs w:val="22"/>
        </w:rPr>
      </w:pPr>
    </w:p>
    <w:p w14:paraId="087C7092" w14:textId="0B7FE392" w:rsidR="00800568" w:rsidRPr="00DF2F0B" w:rsidRDefault="00532692" w:rsidP="00586123">
      <w:pPr>
        <w:jc w:val="both"/>
        <w:rPr>
          <w:rFonts w:ascii="Century Gothic" w:hAnsi="Century Gothic" w:cs="Arial"/>
          <w:strike/>
          <w:sz w:val="22"/>
          <w:szCs w:val="22"/>
        </w:rPr>
      </w:pPr>
      <w:r w:rsidRPr="00DF2F0B">
        <w:rPr>
          <w:rFonts w:ascii="Century Gothic" w:hAnsi="Century Gothic" w:cs="Arial"/>
          <w:sz w:val="22"/>
          <w:szCs w:val="22"/>
        </w:rPr>
        <w:t>Estos descuentos se establecen en el contrato de forma enunciativa, mas no limitativa, por lo que se entenderá de forma puntual a lo</w:t>
      </w:r>
      <w:r w:rsidR="00A638FA" w:rsidRPr="00DF2F0B">
        <w:rPr>
          <w:rFonts w:ascii="Century Gothic" w:hAnsi="Century Gothic" w:cs="Arial"/>
          <w:sz w:val="22"/>
          <w:szCs w:val="22"/>
        </w:rPr>
        <w:t xml:space="preserve"> que establece el artículo en comento.</w:t>
      </w:r>
      <w:r w:rsidRPr="00DF2F0B">
        <w:rPr>
          <w:rFonts w:ascii="Century Gothic" w:hAnsi="Century Gothic" w:cs="Arial"/>
          <w:sz w:val="22"/>
          <w:szCs w:val="22"/>
        </w:rPr>
        <w:t xml:space="preserve"> </w:t>
      </w:r>
    </w:p>
    <w:p w14:paraId="3199274A" w14:textId="77777777" w:rsidR="00800568" w:rsidRPr="00DF2F0B" w:rsidRDefault="00800568" w:rsidP="00586123">
      <w:pPr>
        <w:jc w:val="both"/>
        <w:rPr>
          <w:rFonts w:ascii="Century Gothic" w:hAnsi="Century Gothic" w:cs="Arial"/>
          <w:sz w:val="22"/>
          <w:szCs w:val="22"/>
        </w:rPr>
      </w:pPr>
    </w:p>
    <w:p w14:paraId="5B851128" w14:textId="0DF2B916"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Dichos descuentos se realizarán en los treinta días siguientes a que se tenga conocimiento de la causa que dio origen al descuento.</w:t>
      </w:r>
    </w:p>
    <w:p w14:paraId="1AF00C1E" w14:textId="77777777" w:rsidR="00800568" w:rsidRPr="00DF2F0B" w:rsidRDefault="00800568" w:rsidP="00586123">
      <w:pPr>
        <w:jc w:val="both"/>
        <w:rPr>
          <w:rFonts w:ascii="Century Gothic" w:hAnsi="Century Gothic" w:cs="Arial"/>
          <w:sz w:val="22"/>
          <w:szCs w:val="22"/>
        </w:rPr>
      </w:pPr>
    </w:p>
    <w:p w14:paraId="51E2219F" w14:textId="191ED28A"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DE LAS FALTAS E INASISTENCIAS AL TRABAJO</w:t>
      </w:r>
    </w:p>
    <w:p w14:paraId="6B30C0B4" w14:textId="0DC128FA"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3</w:t>
      </w:r>
      <w:r w:rsidR="004952BF" w:rsidRPr="00DF2F0B">
        <w:rPr>
          <w:rFonts w:ascii="Century Gothic" w:hAnsi="Century Gothic" w:cs="Arial"/>
          <w:b/>
          <w:bCs/>
          <w:sz w:val="22"/>
          <w:szCs w:val="22"/>
        </w:rPr>
        <w:t>2</w:t>
      </w:r>
      <w:r w:rsidRPr="00DF2F0B">
        <w:rPr>
          <w:rFonts w:ascii="Century Gothic" w:hAnsi="Century Gothic" w:cs="Arial"/>
          <w:b/>
          <w:bCs/>
          <w:sz w:val="22"/>
          <w:szCs w:val="22"/>
        </w:rPr>
        <w:t xml:space="preserve">.- </w:t>
      </w:r>
      <w:r w:rsidRPr="00DF2F0B">
        <w:rPr>
          <w:rFonts w:ascii="Century Gothic" w:hAnsi="Century Gothic" w:cs="Arial"/>
          <w:sz w:val="22"/>
          <w:szCs w:val="22"/>
        </w:rPr>
        <w:t xml:space="preserve">Se considerará falta justificada o injustificada </w:t>
      </w:r>
      <w:r w:rsidR="00532692" w:rsidRPr="00DF2F0B">
        <w:rPr>
          <w:rFonts w:ascii="Century Gothic" w:hAnsi="Century Gothic" w:cs="Arial"/>
          <w:sz w:val="22"/>
          <w:szCs w:val="22"/>
        </w:rPr>
        <w:t>atendiendo al caso en concreto.</w:t>
      </w:r>
    </w:p>
    <w:p w14:paraId="3CECC831" w14:textId="77777777" w:rsidR="00710F58" w:rsidRPr="00DF2F0B" w:rsidRDefault="00710F58" w:rsidP="00586123">
      <w:pPr>
        <w:jc w:val="both"/>
        <w:rPr>
          <w:rFonts w:ascii="Century Gothic" w:hAnsi="Century Gothic" w:cs="Arial"/>
          <w:sz w:val="22"/>
          <w:szCs w:val="22"/>
        </w:rPr>
      </w:pPr>
    </w:p>
    <w:p w14:paraId="4B08379C" w14:textId="764D6FF3"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En los casos de faltas e inasistencias</w:t>
      </w:r>
      <w:r w:rsidR="00BA64FC" w:rsidRPr="00DF2F0B">
        <w:rPr>
          <w:rFonts w:ascii="Century Gothic" w:hAnsi="Century Gothic" w:cs="Arial"/>
          <w:sz w:val="22"/>
          <w:szCs w:val="22"/>
        </w:rPr>
        <w:t>,</w:t>
      </w:r>
      <w:r w:rsidRPr="00DF2F0B">
        <w:rPr>
          <w:rFonts w:ascii="Century Gothic" w:hAnsi="Century Gothic" w:cs="Arial"/>
          <w:sz w:val="22"/>
          <w:szCs w:val="22"/>
        </w:rPr>
        <w:t xml:space="preserve"> </w:t>
      </w:r>
      <w:r w:rsidR="00A57C8B" w:rsidRPr="00DF2F0B">
        <w:rPr>
          <w:rFonts w:ascii="Century Gothic" w:hAnsi="Century Gothic" w:cs="Arial"/>
          <w:b/>
          <w:bCs/>
          <w:sz w:val="22"/>
          <w:szCs w:val="22"/>
        </w:rPr>
        <w:t>“</w:t>
      </w:r>
      <w:r w:rsidR="00A57C8B" w:rsidRPr="00DF2F0B">
        <w:rPr>
          <w:rFonts w:ascii="Century Gothic" w:hAnsi="Century Gothic" w:cs="Arial"/>
          <w:b/>
          <w:bCs/>
          <w:sz w:val="22"/>
          <w:szCs w:val="22"/>
          <w:highlight w:val="yellow"/>
        </w:rPr>
        <w:t>EL TRABAJADOR</w:t>
      </w:r>
      <w:r w:rsidR="00A57C8B" w:rsidRPr="00DF2F0B">
        <w:rPr>
          <w:rFonts w:ascii="Century Gothic" w:hAnsi="Century Gothic" w:cs="Arial"/>
          <w:b/>
          <w:bCs/>
          <w:sz w:val="22"/>
          <w:szCs w:val="22"/>
        </w:rPr>
        <w:t>”</w:t>
      </w:r>
      <w:r w:rsidR="00A57C8B" w:rsidRPr="00DF2F0B">
        <w:rPr>
          <w:rFonts w:ascii="Century Gothic" w:hAnsi="Century Gothic" w:cs="Arial"/>
          <w:sz w:val="22"/>
          <w:szCs w:val="22"/>
        </w:rPr>
        <w:t xml:space="preserve"> </w:t>
      </w:r>
      <w:r w:rsidRPr="00DF2F0B">
        <w:rPr>
          <w:rFonts w:ascii="Century Gothic" w:hAnsi="Century Gothic" w:cs="Arial"/>
          <w:sz w:val="22"/>
          <w:szCs w:val="22"/>
        </w:rPr>
        <w:t>quedará obligad</w:t>
      </w:r>
      <w:r w:rsidR="00BA64FC" w:rsidRPr="00DF2F0B">
        <w:rPr>
          <w:rFonts w:ascii="Century Gothic" w:hAnsi="Century Gothic" w:cs="Arial"/>
          <w:sz w:val="22"/>
          <w:szCs w:val="22"/>
        </w:rPr>
        <w:t>o</w:t>
      </w:r>
      <w:r w:rsidRPr="00DF2F0B">
        <w:rPr>
          <w:rFonts w:ascii="Century Gothic" w:hAnsi="Century Gothic" w:cs="Arial"/>
          <w:sz w:val="22"/>
          <w:szCs w:val="22"/>
        </w:rPr>
        <w:t xml:space="preserve"> a notificar por cualquier medio a</w:t>
      </w:r>
      <w:r w:rsidR="00A57C8B" w:rsidRPr="00DF2F0B">
        <w:rPr>
          <w:rFonts w:ascii="Century Gothic" w:hAnsi="Century Gothic" w:cs="Arial"/>
          <w:sz w:val="22"/>
          <w:szCs w:val="22"/>
        </w:rPr>
        <w:t xml:space="preserve"> </w:t>
      </w:r>
      <w:r w:rsidR="00A57C8B" w:rsidRPr="00DF2F0B">
        <w:rPr>
          <w:rFonts w:ascii="Century Gothic" w:hAnsi="Century Gothic" w:cs="Arial"/>
          <w:b/>
          <w:bCs/>
          <w:sz w:val="22"/>
          <w:szCs w:val="22"/>
        </w:rPr>
        <w:t>“EL PATRÓN”</w:t>
      </w:r>
      <w:r w:rsidR="006E7EE6" w:rsidRPr="00DF2F0B">
        <w:rPr>
          <w:rFonts w:ascii="Century Gothic" w:hAnsi="Century Gothic" w:cs="Arial"/>
          <w:sz w:val="22"/>
          <w:szCs w:val="22"/>
        </w:rPr>
        <w:t xml:space="preserve"> </w:t>
      </w:r>
      <w:r w:rsidR="00AB66D7" w:rsidRPr="00DF2F0B">
        <w:rPr>
          <w:rFonts w:ascii="Century Gothic" w:hAnsi="Century Gothic" w:cs="Arial"/>
          <w:sz w:val="22"/>
          <w:szCs w:val="22"/>
        </w:rPr>
        <w:t xml:space="preserve">e </w:t>
      </w:r>
      <w:r w:rsidRPr="00DF2F0B">
        <w:rPr>
          <w:rFonts w:ascii="Century Gothic" w:hAnsi="Century Gothic" w:cs="Arial"/>
          <w:sz w:val="22"/>
          <w:szCs w:val="22"/>
        </w:rPr>
        <w:t xml:space="preserve">informará los días que se ausentará de sus labores y los motivos que dieron lugar a la inasistencia, esto para efectos de que </w:t>
      </w:r>
      <w:r w:rsidR="00AB66D7" w:rsidRPr="00DF2F0B">
        <w:rPr>
          <w:rFonts w:ascii="Century Gothic" w:hAnsi="Century Gothic" w:cs="Arial"/>
          <w:b/>
          <w:bCs/>
          <w:sz w:val="22"/>
          <w:szCs w:val="22"/>
        </w:rPr>
        <w:t>“EL PATRÓN”</w:t>
      </w:r>
      <w:r w:rsidRPr="00DF2F0B">
        <w:rPr>
          <w:rFonts w:ascii="Century Gothic" w:hAnsi="Century Gothic" w:cs="Arial"/>
          <w:sz w:val="22"/>
          <w:szCs w:val="22"/>
        </w:rPr>
        <w:t xml:space="preserve"> determine lo justificado o no de la inasistencia.</w:t>
      </w:r>
    </w:p>
    <w:p w14:paraId="154A2C4C" w14:textId="77777777" w:rsidR="00800568" w:rsidRPr="00DF2F0B" w:rsidRDefault="00800568" w:rsidP="00586123">
      <w:pPr>
        <w:jc w:val="both"/>
        <w:rPr>
          <w:rFonts w:ascii="Century Gothic" w:hAnsi="Century Gothic" w:cs="Arial"/>
          <w:sz w:val="22"/>
          <w:szCs w:val="22"/>
        </w:rPr>
      </w:pPr>
    </w:p>
    <w:p w14:paraId="4C14F161" w14:textId="11A72782"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3</w:t>
      </w:r>
      <w:r w:rsidR="004952BF" w:rsidRPr="00DF2F0B">
        <w:rPr>
          <w:rFonts w:ascii="Century Gothic" w:hAnsi="Century Gothic" w:cs="Arial"/>
          <w:b/>
          <w:bCs/>
          <w:sz w:val="22"/>
          <w:szCs w:val="22"/>
        </w:rPr>
        <w:t>3</w:t>
      </w:r>
      <w:r w:rsidRPr="00DF2F0B">
        <w:rPr>
          <w:rFonts w:ascii="Century Gothic" w:hAnsi="Century Gothic" w:cs="Arial"/>
          <w:b/>
          <w:bCs/>
          <w:sz w:val="22"/>
          <w:szCs w:val="22"/>
        </w:rPr>
        <w:t>.-</w:t>
      </w:r>
      <w:r w:rsidRPr="00DF2F0B">
        <w:rPr>
          <w:rFonts w:ascii="Century Gothic" w:hAnsi="Century Gothic" w:cs="Arial"/>
          <w:sz w:val="22"/>
          <w:szCs w:val="22"/>
        </w:rPr>
        <w:t xml:space="preserve"> En los casos de faltas</w:t>
      </w:r>
      <w:r w:rsidR="000F2F4B" w:rsidRPr="00DF2F0B">
        <w:rPr>
          <w:rFonts w:ascii="Century Gothic" w:hAnsi="Century Gothic" w:cs="Arial"/>
          <w:sz w:val="22"/>
          <w:szCs w:val="22"/>
        </w:rPr>
        <w:t>,</w:t>
      </w:r>
      <w:r w:rsidRPr="00DF2F0B">
        <w:rPr>
          <w:rFonts w:ascii="Century Gothic" w:hAnsi="Century Gothic" w:cs="Arial"/>
          <w:sz w:val="22"/>
          <w:szCs w:val="22"/>
        </w:rPr>
        <w:t xml:space="preserve"> ya sean justificadas o injustificadas, no será cubierto el salario </w:t>
      </w:r>
      <w:r w:rsidRPr="00DF2F0B">
        <w:rPr>
          <w:rFonts w:ascii="Century Gothic" w:hAnsi="Century Gothic" w:cs="Arial"/>
          <w:sz w:val="22"/>
          <w:szCs w:val="22"/>
          <w:highlight w:val="yellow"/>
        </w:rPr>
        <w:t>d</w:t>
      </w:r>
      <w:r w:rsidR="00FA5460" w:rsidRPr="00DF2F0B">
        <w:rPr>
          <w:rFonts w:ascii="Century Gothic" w:hAnsi="Century Gothic" w:cs="Arial"/>
          <w:sz w:val="22"/>
          <w:szCs w:val="22"/>
          <w:highlight w:val="yellow"/>
        </w:rPr>
        <w:t xml:space="preserve">e </w:t>
      </w:r>
      <w:r w:rsidR="00FA5460" w:rsidRPr="00DF2F0B">
        <w:rPr>
          <w:rFonts w:ascii="Century Gothic" w:hAnsi="Century Gothic" w:cs="Arial"/>
          <w:b/>
          <w:bCs/>
          <w:sz w:val="22"/>
          <w:szCs w:val="22"/>
        </w:rPr>
        <w:t>“</w:t>
      </w:r>
      <w:r w:rsidR="00FA5460" w:rsidRPr="00DF2F0B">
        <w:rPr>
          <w:rFonts w:ascii="Century Gothic" w:hAnsi="Century Gothic" w:cs="Arial"/>
          <w:b/>
          <w:bCs/>
          <w:sz w:val="22"/>
          <w:szCs w:val="22"/>
          <w:highlight w:val="yellow"/>
        </w:rPr>
        <w:t>EL TRABAJADOR</w:t>
      </w:r>
      <w:r w:rsidR="00FA5460" w:rsidRPr="00DF2F0B">
        <w:rPr>
          <w:rFonts w:ascii="Century Gothic" w:hAnsi="Century Gothic" w:cs="Arial"/>
          <w:b/>
          <w:bCs/>
          <w:sz w:val="22"/>
          <w:szCs w:val="22"/>
        </w:rPr>
        <w:t>”</w:t>
      </w:r>
      <w:r w:rsidRPr="00DF2F0B">
        <w:rPr>
          <w:rFonts w:ascii="Century Gothic" w:hAnsi="Century Gothic" w:cs="Arial"/>
          <w:sz w:val="22"/>
          <w:szCs w:val="22"/>
        </w:rPr>
        <w:t xml:space="preserve">, esto en virtud de </w:t>
      </w:r>
      <w:r w:rsidR="000F2F4B" w:rsidRPr="00DF2F0B">
        <w:rPr>
          <w:rFonts w:ascii="Century Gothic" w:hAnsi="Century Gothic" w:cs="Arial"/>
          <w:sz w:val="22"/>
          <w:szCs w:val="22"/>
        </w:rPr>
        <w:t>que,</w:t>
      </w:r>
      <w:r w:rsidRPr="00DF2F0B">
        <w:rPr>
          <w:rFonts w:ascii="Century Gothic" w:hAnsi="Century Gothic" w:cs="Arial"/>
          <w:sz w:val="22"/>
          <w:szCs w:val="22"/>
        </w:rPr>
        <w:t xml:space="preserve"> al no haber laborado el día</w:t>
      </w:r>
      <w:r w:rsidR="000F2F4B" w:rsidRPr="00DF2F0B">
        <w:rPr>
          <w:rFonts w:ascii="Century Gothic" w:hAnsi="Century Gothic" w:cs="Arial"/>
          <w:sz w:val="22"/>
          <w:szCs w:val="22"/>
        </w:rPr>
        <w:t>,</w:t>
      </w:r>
      <w:r w:rsidRPr="00DF2F0B">
        <w:rPr>
          <w:rFonts w:ascii="Century Gothic" w:hAnsi="Century Gothic" w:cs="Arial"/>
          <w:sz w:val="22"/>
          <w:szCs w:val="22"/>
        </w:rPr>
        <w:t xml:space="preserve"> no se genera la obligación de cubrir el salario de este.</w:t>
      </w:r>
    </w:p>
    <w:p w14:paraId="5A7D044F" w14:textId="77777777" w:rsidR="00800568" w:rsidRPr="00DF2F0B" w:rsidRDefault="00800568" w:rsidP="00586123">
      <w:pPr>
        <w:jc w:val="both"/>
        <w:rPr>
          <w:rFonts w:ascii="Century Gothic" w:hAnsi="Century Gothic" w:cs="Arial"/>
          <w:sz w:val="22"/>
          <w:szCs w:val="22"/>
        </w:rPr>
      </w:pPr>
    </w:p>
    <w:p w14:paraId="091B1E06" w14:textId="10E1117C"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lastRenderedPageBreak/>
        <w:t xml:space="preserve">Esto no implica un descuento al salario </w:t>
      </w:r>
      <w:r w:rsidRPr="00DF2F0B">
        <w:rPr>
          <w:rFonts w:ascii="Century Gothic" w:hAnsi="Century Gothic" w:cs="Arial"/>
          <w:sz w:val="22"/>
          <w:szCs w:val="22"/>
          <w:highlight w:val="yellow"/>
        </w:rPr>
        <w:t>de</w:t>
      </w:r>
      <w:r w:rsidR="00D0551A" w:rsidRPr="00DF2F0B">
        <w:rPr>
          <w:rFonts w:ascii="Century Gothic" w:hAnsi="Century Gothic" w:cs="Arial"/>
          <w:sz w:val="22"/>
          <w:szCs w:val="22"/>
          <w:highlight w:val="yellow"/>
        </w:rPr>
        <w:t xml:space="preserve"> </w:t>
      </w:r>
      <w:r w:rsidR="00D0551A" w:rsidRPr="00DF2F0B">
        <w:rPr>
          <w:rFonts w:ascii="Century Gothic" w:hAnsi="Century Gothic" w:cs="Arial"/>
          <w:b/>
          <w:bCs/>
          <w:sz w:val="22"/>
          <w:szCs w:val="22"/>
        </w:rPr>
        <w:t>“</w:t>
      </w:r>
      <w:r w:rsidR="00D0551A" w:rsidRPr="00DF2F0B">
        <w:rPr>
          <w:rFonts w:ascii="Century Gothic" w:hAnsi="Century Gothic" w:cs="Arial"/>
          <w:b/>
          <w:bCs/>
          <w:sz w:val="22"/>
          <w:szCs w:val="22"/>
          <w:highlight w:val="yellow"/>
        </w:rPr>
        <w:t>EL TRABAJADOR</w:t>
      </w:r>
      <w:r w:rsidR="00D0551A" w:rsidRPr="00DF2F0B">
        <w:rPr>
          <w:rFonts w:ascii="Century Gothic" w:hAnsi="Century Gothic" w:cs="Arial"/>
          <w:b/>
          <w:bCs/>
          <w:sz w:val="22"/>
          <w:szCs w:val="22"/>
        </w:rPr>
        <w:t>”</w:t>
      </w:r>
      <w:r w:rsidR="000F2F4B" w:rsidRPr="00DF2F0B">
        <w:rPr>
          <w:rFonts w:ascii="Century Gothic" w:hAnsi="Century Gothic" w:cs="Arial"/>
          <w:sz w:val="22"/>
          <w:szCs w:val="22"/>
        </w:rPr>
        <w:t xml:space="preserve"> </w:t>
      </w:r>
      <w:r w:rsidRPr="00DF2F0B">
        <w:rPr>
          <w:rFonts w:ascii="Century Gothic" w:hAnsi="Century Gothic" w:cs="Arial"/>
          <w:sz w:val="22"/>
          <w:szCs w:val="22"/>
        </w:rPr>
        <w:t>en virtud de que el salario no se devengo en días no laborados por</w:t>
      </w:r>
      <w:r w:rsidR="000B6D92" w:rsidRPr="00DF2F0B">
        <w:rPr>
          <w:rFonts w:ascii="Century Gothic" w:hAnsi="Century Gothic" w:cs="Arial"/>
          <w:sz w:val="22"/>
          <w:szCs w:val="22"/>
        </w:rPr>
        <w:t xml:space="preserve"> </w:t>
      </w:r>
      <w:r w:rsidR="009E33AE" w:rsidRPr="00DF2F0B">
        <w:rPr>
          <w:rFonts w:ascii="Century Gothic" w:hAnsi="Century Gothic" w:cs="Arial"/>
          <w:sz w:val="22"/>
          <w:szCs w:val="22"/>
        </w:rPr>
        <w:t>el trabajador</w:t>
      </w:r>
      <w:r w:rsidR="00BA64FC" w:rsidRPr="00DF2F0B">
        <w:rPr>
          <w:rFonts w:ascii="Century Gothic" w:hAnsi="Century Gothic" w:cs="Arial"/>
          <w:sz w:val="22"/>
          <w:szCs w:val="22"/>
        </w:rPr>
        <w:t>.</w:t>
      </w:r>
    </w:p>
    <w:p w14:paraId="090ECACE" w14:textId="77777777" w:rsidR="00BA64FC" w:rsidRPr="00DF2F0B" w:rsidRDefault="00BA64FC" w:rsidP="00586123">
      <w:pPr>
        <w:ind w:firstLine="284"/>
        <w:jc w:val="both"/>
        <w:rPr>
          <w:rFonts w:ascii="Century Gothic" w:hAnsi="Century Gothic" w:cs="Arial"/>
          <w:sz w:val="22"/>
          <w:szCs w:val="22"/>
        </w:rPr>
      </w:pPr>
    </w:p>
    <w:p w14:paraId="31377D23" w14:textId="2612C2A7" w:rsidR="00BA64FC" w:rsidRPr="00DF2F0B" w:rsidRDefault="00BA64FC" w:rsidP="00586123">
      <w:pPr>
        <w:ind w:firstLine="284"/>
        <w:jc w:val="center"/>
        <w:rPr>
          <w:rFonts w:ascii="Century Gothic" w:hAnsi="Century Gothic" w:cs="Arial"/>
          <w:b/>
          <w:bCs/>
          <w:sz w:val="22"/>
          <w:szCs w:val="22"/>
        </w:rPr>
      </w:pPr>
      <w:r w:rsidRPr="00DF2F0B">
        <w:rPr>
          <w:rFonts w:ascii="Century Gothic" w:hAnsi="Century Gothic" w:cs="Arial"/>
          <w:b/>
          <w:bCs/>
          <w:sz w:val="22"/>
          <w:szCs w:val="22"/>
        </w:rPr>
        <w:t>DE LOS BONOS Y COMISIONES.</w:t>
      </w:r>
    </w:p>
    <w:p w14:paraId="1A4223CA" w14:textId="1ED87D25" w:rsidR="00B42A50" w:rsidRPr="00DF2F0B" w:rsidRDefault="00BA64FC" w:rsidP="00586123">
      <w:pPr>
        <w:jc w:val="both"/>
        <w:rPr>
          <w:rFonts w:ascii="Century Gothic" w:hAnsi="Century Gothic" w:cs="Arial"/>
          <w:sz w:val="22"/>
          <w:szCs w:val="22"/>
        </w:rPr>
      </w:pPr>
      <w:r w:rsidRPr="00DF2F0B">
        <w:rPr>
          <w:rFonts w:ascii="Century Gothic" w:hAnsi="Century Gothic" w:cs="Arial"/>
          <w:b/>
          <w:bCs/>
          <w:sz w:val="22"/>
          <w:szCs w:val="22"/>
        </w:rPr>
        <w:t>3</w:t>
      </w:r>
      <w:r w:rsidR="004952BF" w:rsidRPr="00DF2F0B">
        <w:rPr>
          <w:rFonts w:ascii="Century Gothic" w:hAnsi="Century Gothic" w:cs="Arial"/>
          <w:b/>
          <w:bCs/>
          <w:sz w:val="22"/>
          <w:szCs w:val="22"/>
        </w:rPr>
        <w:t>4</w:t>
      </w:r>
      <w:r w:rsidRPr="00DF2F0B">
        <w:rPr>
          <w:rFonts w:ascii="Century Gothic" w:hAnsi="Century Gothic" w:cs="Arial"/>
          <w:b/>
          <w:bCs/>
          <w:sz w:val="22"/>
          <w:szCs w:val="22"/>
        </w:rPr>
        <w:t xml:space="preserve">.- </w:t>
      </w:r>
      <w:r w:rsidR="00F65463" w:rsidRPr="00DF2F0B">
        <w:rPr>
          <w:rFonts w:ascii="Century Gothic" w:hAnsi="Century Gothic" w:cs="Arial"/>
          <w:b/>
          <w:bCs/>
          <w:sz w:val="22"/>
          <w:szCs w:val="22"/>
        </w:rPr>
        <w:t>“</w:t>
      </w:r>
      <w:r w:rsidR="00F65463" w:rsidRPr="00DF2F0B">
        <w:rPr>
          <w:rFonts w:ascii="Century Gothic" w:hAnsi="Century Gothic" w:cs="Arial"/>
          <w:b/>
          <w:bCs/>
          <w:sz w:val="22"/>
          <w:szCs w:val="22"/>
          <w:highlight w:val="yellow"/>
        </w:rPr>
        <w:t>EL TRABAJADOR</w:t>
      </w:r>
      <w:r w:rsidR="00F65463" w:rsidRPr="00DF2F0B">
        <w:rPr>
          <w:rFonts w:ascii="Century Gothic" w:hAnsi="Century Gothic" w:cs="Arial"/>
          <w:b/>
          <w:bCs/>
          <w:sz w:val="22"/>
          <w:szCs w:val="22"/>
        </w:rPr>
        <w:t>”</w:t>
      </w:r>
      <w:r w:rsidR="00F65463" w:rsidRPr="00DF2F0B">
        <w:rPr>
          <w:rFonts w:ascii="Century Gothic" w:hAnsi="Century Gothic" w:cs="Arial"/>
          <w:sz w:val="22"/>
          <w:szCs w:val="22"/>
        </w:rPr>
        <w:t xml:space="preserve"> </w:t>
      </w:r>
      <w:r w:rsidRPr="00DF2F0B">
        <w:rPr>
          <w:rFonts w:ascii="Century Gothic" w:hAnsi="Century Gothic" w:cs="Arial"/>
          <w:sz w:val="22"/>
          <w:szCs w:val="22"/>
        </w:rPr>
        <w:t>podrá recibir bonos y comisiones por sus actividades, siempre y cuando en el área a la que pertenezca se proporcionen estos incentivos y se acredite fehacientemente bajo el proceso de verificación de su área, que es acreedor</w:t>
      </w:r>
      <w:r w:rsidR="00211A05" w:rsidRPr="00DF2F0B">
        <w:rPr>
          <w:rFonts w:ascii="Century Gothic" w:hAnsi="Century Gothic" w:cs="Arial"/>
          <w:sz w:val="22"/>
          <w:szCs w:val="22"/>
        </w:rPr>
        <w:t>a</w:t>
      </w:r>
      <w:r w:rsidRPr="00DF2F0B">
        <w:rPr>
          <w:rFonts w:ascii="Century Gothic" w:hAnsi="Century Gothic" w:cs="Arial"/>
          <w:sz w:val="22"/>
          <w:szCs w:val="22"/>
        </w:rPr>
        <w:t xml:space="preserve"> a</w:t>
      </w:r>
      <w:r w:rsidR="00DD2766" w:rsidRPr="00DF2F0B">
        <w:rPr>
          <w:rFonts w:ascii="Century Gothic" w:hAnsi="Century Gothic" w:cs="Arial"/>
          <w:sz w:val="22"/>
          <w:szCs w:val="22"/>
        </w:rPr>
        <w:t xml:space="preserve"> éste</w:t>
      </w:r>
      <w:r w:rsidR="00002D54" w:rsidRPr="00DF2F0B">
        <w:rPr>
          <w:rFonts w:ascii="Century Gothic" w:hAnsi="Century Gothic" w:cs="Arial"/>
          <w:sz w:val="22"/>
          <w:szCs w:val="22"/>
        </w:rPr>
        <w:t>,</w:t>
      </w:r>
      <w:r w:rsidRPr="00DF2F0B">
        <w:rPr>
          <w:rFonts w:ascii="Century Gothic" w:hAnsi="Century Gothic" w:cs="Arial"/>
          <w:sz w:val="22"/>
          <w:szCs w:val="22"/>
        </w:rPr>
        <w:t xml:space="preserve"> se verá reflejado en sus recibos de nómina bajo el concepto de compensación.</w:t>
      </w:r>
    </w:p>
    <w:p w14:paraId="1F13983D" w14:textId="77777777" w:rsidR="00B42A50" w:rsidRPr="00DF2F0B" w:rsidRDefault="00B42A50" w:rsidP="00586123">
      <w:pPr>
        <w:jc w:val="both"/>
        <w:rPr>
          <w:rFonts w:ascii="Century Gothic" w:hAnsi="Century Gothic" w:cs="Arial"/>
          <w:sz w:val="22"/>
          <w:szCs w:val="22"/>
        </w:rPr>
      </w:pPr>
    </w:p>
    <w:p w14:paraId="12CF78C2" w14:textId="2D488A30" w:rsidR="00B42A50" w:rsidRPr="00DF2F0B" w:rsidRDefault="00B42A50" w:rsidP="00586123">
      <w:pPr>
        <w:jc w:val="center"/>
        <w:outlineLvl w:val="2"/>
        <w:rPr>
          <w:rFonts w:ascii="Century Gothic" w:hAnsi="Century Gothic" w:cs="Arial"/>
          <w:b/>
          <w:bCs/>
          <w:sz w:val="22"/>
          <w:szCs w:val="22"/>
        </w:rPr>
      </w:pPr>
      <w:r w:rsidRPr="00DF2F0B">
        <w:rPr>
          <w:rFonts w:ascii="Century Gothic" w:hAnsi="Century Gothic" w:cs="Arial"/>
          <w:b/>
          <w:bCs/>
          <w:sz w:val="22"/>
          <w:szCs w:val="22"/>
        </w:rPr>
        <w:t>VALIDEZ DE LA FIRMA DIGITAL</w:t>
      </w:r>
    </w:p>
    <w:p w14:paraId="3C5874CE" w14:textId="28339969" w:rsidR="00B42A50" w:rsidRPr="00DF2F0B" w:rsidRDefault="00B42A50" w:rsidP="00586123">
      <w:pPr>
        <w:jc w:val="both"/>
        <w:rPr>
          <w:rFonts w:ascii="Century Gothic" w:hAnsi="Century Gothic" w:cs="Arial"/>
          <w:sz w:val="22"/>
          <w:szCs w:val="22"/>
        </w:rPr>
      </w:pPr>
      <w:r w:rsidRPr="00DF2F0B">
        <w:rPr>
          <w:rFonts w:ascii="Century Gothic" w:hAnsi="Century Gothic" w:cs="Arial"/>
          <w:b/>
          <w:bCs/>
          <w:sz w:val="22"/>
          <w:szCs w:val="22"/>
        </w:rPr>
        <w:t>35.-</w:t>
      </w:r>
      <w:r w:rsidRPr="00DF2F0B">
        <w:rPr>
          <w:rFonts w:ascii="Century Gothic" w:hAnsi="Century Gothic" w:cs="Arial"/>
          <w:sz w:val="22"/>
          <w:szCs w:val="22"/>
        </w:rPr>
        <w:t xml:space="preserve"> Las partes acuerdan que el contrato individual de trabajo, cualquier anexo, modificación o terminación del mismo, podrá suscribirse mediante la plataforma Firma Autógrafa Digital (FAD), la cual cumple con lo dispuesto por la NOM-151-SCFI-2016 y la legislación aplicable en materia de conservación de mensajes de datos.</w:t>
      </w:r>
    </w:p>
    <w:p w14:paraId="0AC2C209" w14:textId="77777777" w:rsidR="002D0BA7" w:rsidRPr="00DF2F0B" w:rsidRDefault="002D0BA7" w:rsidP="00586123">
      <w:pPr>
        <w:jc w:val="both"/>
        <w:rPr>
          <w:rFonts w:ascii="Century Gothic" w:hAnsi="Century Gothic" w:cs="Arial"/>
          <w:sz w:val="22"/>
          <w:szCs w:val="22"/>
        </w:rPr>
      </w:pPr>
    </w:p>
    <w:p w14:paraId="4FFC34CF" w14:textId="6892DDC8" w:rsidR="00D97ED3" w:rsidRPr="00DF2F0B" w:rsidRDefault="00B42A50" w:rsidP="00586123">
      <w:pPr>
        <w:jc w:val="both"/>
        <w:rPr>
          <w:rFonts w:ascii="Century Gothic" w:hAnsi="Century Gothic" w:cs="Arial"/>
          <w:sz w:val="22"/>
          <w:szCs w:val="22"/>
        </w:rPr>
      </w:pPr>
      <w:r w:rsidRPr="00DF2F0B">
        <w:rPr>
          <w:rFonts w:ascii="Century Gothic" w:hAnsi="Century Gothic" w:cs="Arial"/>
          <w:sz w:val="22"/>
          <w:szCs w:val="22"/>
        </w:rPr>
        <w:t>La firma generada a través de dicha plataforma producirá los mismos efectos jurídicos que la firma autógrafa, teniendo plena validez, eficacia probatoria y fuerza obligatoria para las partes, de conformidad con lo previsto en la Ley Federal del Trabajo, Código de Comercio y demás disposiciones legales aplicables.</w:t>
      </w:r>
    </w:p>
    <w:p w14:paraId="00AE6DDD" w14:textId="77777777" w:rsidR="002D0BA7" w:rsidRPr="00DF2F0B" w:rsidRDefault="002D0BA7" w:rsidP="00586123">
      <w:pPr>
        <w:jc w:val="center"/>
        <w:rPr>
          <w:rFonts w:ascii="Century Gothic" w:hAnsi="Century Gothic" w:cs="Arial"/>
          <w:b/>
          <w:bCs/>
          <w:sz w:val="22"/>
          <w:szCs w:val="22"/>
        </w:rPr>
      </w:pPr>
    </w:p>
    <w:p w14:paraId="2F0F80A8" w14:textId="6C9A90B5"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GENERALIDADES Y FIRMA</w:t>
      </w:r>
    </w:p>
    <w:p w14:paraId="0603DD79" w14:textId="62447000" w:rsidR="00B614CA" w:rsidRDefault="00BA043C" w:rsidP="00586123">
      <w:pPr>
        <w:jc w:val="both"/>
        <w:rPr>
          <w:rFonts w:ascii="Century Gothic" w:hAnsi="Century Gothic" w:cs="Arial"/>
          <w:sz w:val="22"/>
          <w:szCs w:val="22"/>
        </w:rPr>
      </w:pPr>
      <w:r w:rsidRPr="00DF2F0B">
        <w:rPr>
          <w:rFonts w:ascii="Century Gothic" w:hAnsi="Century Gothic" w:cs="Arial"/>
          <w:b/>
          <w:bCs/>
          <w:sz w:val="22"/>
          <w:szCs w:val="22"/>
        </w:rPr>
        <w:t>36.-</w:t>
      </w:r>
      <w:r w:rsidRPr="00DF2F0B">
        <w:rPr>
          <w:rFonts w:ascii="Century Gothic" w:hAnsi="Century Gothic" w:cs="Arial"/>
          <w:sz w:val="22"/>
          <w:szCs w:val="22"/>
        </w:rPr>
        <w:t xml:space="preserve"> </w:t>
      </w:r>
      <w:r w:rsidR="009B75D6" w:rsidRPr="00DF2F0B">
        <w:rPr>
          <w:rFonts w:ascii="Century Gothic" w:hAnsi="Century Gothic" w:cs="Arial"/>
          <w:sz w:val="22"/>
          <w:szCs w:val="22"/>
        </w:rPr>
        <w:t xml:space="preserve">En todo lo no previsto en el presente Contrato, </w:t>
      </w:r>
      <w:r w:rsidR="00DF2F0B" w:rsidRPr="00DF2F0B">
        <w:rPr>
          <w:rFonts w:ascii="Century Gothic" w:hAnsi="Century Gothic" w:cs="Arial"/>
          <w:b/>
          <w:bCs/>
          <w:sz w:val="22"/>
          <w:szCs w:val="22"/>
        </w:rPr>
        <w:t>“LAS PARTES”</w:t>
      </w:r>
      <w:r w:rsidR="00DF2F0B" w:rsidRPr="00DF2F0B">
        <w:rPr>
          <w:rFonts w:ascii="Century Gothic" w:hAnsi="Century Gothic" w:cs="Arial"/>
          <w:sz w:val="22"/>
          <w:szCs w:val="22"/>
        </w:rPr>
        <w:t xml:space="preserve"> </w:t>
      </w:r>
      <w:r w:rsidR="00D53EB9" w:rsidRPr="00DF2F0B">
        <w:rPr>
          <w:rFonts w:ascii="Century Gothic" w:hAnsi="Century Gothic" w:cs="Arial"/>
          <w:sz w:val="22"/>
          <w:szCs w:val="22"/>
        </w:rPr>
        <w:t xml:space="preserve">se sujetan a las disposiciones aplicables </w:t>
      </w:r>
      <w:r w:rsidR="00C85E6D" w:rsidRPr="00DF2F0B">
        <w:rPr>
          <w:rFonts w:ascii="Century Gothic" w:hAnsi="Century Gothic" w:cs="Arial"/>
          <w:sz w:val="22"/>
          <w:szCs w:val="22"/>
        </w:rPr>
        <w:t xml:space="preserve">de </w:t>
      </w:r>
      <w:r w:rsidR="009B75D6" w:rsidRPr="00DF2F0B">
        <w:rPr>
          <w:rFonts w:ascii="Century Gothic" w:hAnsi="Century Gothic" w:cs="Arial"/>
          <w:sz w:val="22"/>
          <w:szCs w:val="22"/>
        </w:rPr>
        <w:t>la Ley Federal del Trabajo</w:t>
      </w:r>
      <w:r w:rsidR="00B614CA">
        <w:rPr>
          <w:rFonts w:ascii="Century Gothic" w:hAnsi="Century Gothic" w:cs="Arial"/>
          <w:sz w:val="22"/>
          <w:szCs w:val="22"/>
        </w:rPr>
        <w:t>.</w:t>
      </w:r>
    </w:p>
    <w:p w14:paraId="17963678" w14:textId="77777777" w:rsidR="00B614CA" w:rsidRPr="00DF2F0B" w:rsidRDefault="00B614CA" w:rsidP="00586123">
      <w:pPr>
        <w:jc w:val="both"/>
        <w:rPr>
          <w:rFonts w:ascii="Century Gothic" w:hAnsi="Century Gothic" w:cs="Arial"/>
          <w:sz w:val="22"/>
          <w:szCs w:val="22"/>
        </w:rPr>
      </w:pPr>
    </w:p>
    <w:p w14:paraId="0AEF392B" w14:textId="25DAFB96" w:rsidR="009B75D6" w:rsidRPr="00DF2F0B" w:rsidRDefault="009B75D6" w:rsidP="00586123">
      <w:pPr>
        <w:jc w:val="both"/>
        <w:rPr>
          <w:rFonts w:ascii="Century Gothic" w:hAnsi="Century Gothic" w:cs="Arial"/>
          <w:sz w:val="22"/>
          <w:szCs w:val="22"/>
        </w:rPr>
      </w:pPr>
      <w:r w:rsidRPr="00DF2F0B">
        <w:rPr>
          <w:rFonts w:ascii="Century Gothic" w:hAnsi="Century Gothic" w:cs="Arial"/>
          <w:sz w:val="22"/>
          <w:szCs w:val="22"/>
        </w:rPr>
        <w:t>Ambas partes, manifiestan que en el contrato no existe error, dolo, mala fe o algún vicio del consentimiento, por lo que se firma de forma electrónica de conformidad</w:t>
      </w:r>
      <w:ins w:id="0" w:author="Michael Marquez Enriquez" w:date="2025-08-18T13:11:00Z" w16du:dateUtc="2025-08-18T19:11:00Z">
        <w:r w:rsidRPr="00DF2F0B">
          <w:rPr>
            <w:rFonts w:ascii="Century Gothic" w:hAnsi="Century Gothic" w:cs="Arial"/>
            <w:sz w:val="22"/>
            <w:szCs w:val="22"/>
          </w:rPr>
          <w:t>,</w:t>
        </w:r>
      </w:ins>
      <w:r w:rsidRPr="00DF2F0B">
        <w:rPr>
          <w:rFonts w:ascii="Century Gothic" w:hAnsi="Century Gothic" w:cs="Arial"/>
          <w:sz w:val="22"/>
          <w:szCs w:val="22"/>
        </w:rPr>
        <w:t xml:space="preserve"> para constancia y efectos legales, a los _______________ días del mes de _______________ del dos mil </w:t>
      </w:r>
      <w:r w:rsidR="007C6FDE">
        <w:rPr>
          <w:rFonts w:ascii="Century Gothic" w:hAnsi="Century Gothic" w:cs="Arial"/>
          <w:sz w:val="22"/>
          <w:szCs w:val="22"/>
        </w:rPr>
        <w:t>veintiséis</w:t>
      </w:r>
      <w:r w:rsidRPr="00DF2F0B">
        <w:rPr>
          <w:rFonts w:ascii="Century Gothic" w:hAnsi="Century Gothic" w:cs="Arial"/>
          <w:sz w:val="22"/>
          <w:szCs w:val="22"/>
        </w:rPr>
        <w:t>.</w:t>
      </w:r>
    </w:p>
    <w:p w14:paraId="0841E645" w14:textId="1670E69D" w:rsidR="009B75D6" w:rsidRPr="00DF2F0B" w:rsidRDefault="009B75D6" w:rsidP="00586123">
      <w:pPr>
        <w:jc w:val="both"/>
        <w:rPr>
          <w:rFonts w:ascii="Century Gothic" w:hAnsi="Century Gothic" w:cs="Arial"/>
          <w:sz w:val="22"/>
          <w:szCs w:val="22"/>
        </w:rPr>
      </w:pPr>
    </w:p>
    <w:p w14:paraId="58D57C17" w14:textId="29B68DCD" w:rsidR="005E0265" w:rsidRPr="00DF2F0B" w:rsidRDefault="005E0265" w:rsidP="00586123">
      <w:pPr>
        <w:jc w:val="both"/>
        <w:rPr>
          <w:rFonts w:ascii="Century Gothic" w:hAnsi="Century Gothic" w:cs="Arial"/>
          <w:sz w:val="22"/>
          <w:szCs w:val="22"/>
        </w:rPr>
      </w:pPr>
    </w:p>
    <w:p w14:paraId="2D945ED0" w14:textId="77777777" w:rsidR="0063273C" w:rsidRPr="00DF2F0B" w:rsidRDefault="0063273C" w:rsidP="00586123">
      <w:pPr>
        <w:jc w:val="both"/>
        <w:rPr>
          <w:rFonts w:ascii="Century Gothic" w:hAnsi="Century Gothic" w:cs="Arial"/>
          <w:sz w:val="22"/>
          <w:szCs w:val="22"/>
        </w:rPr>
      </w:pPr>
    </w:p>
    <w:p w14:paraId="5C8F0F8A" w14:textId="77777777" w:rsidR="003E4653" w:rsidRPr="00DF2F0B" w:rsidRDefault="003E4653" w:rsidP="00586123">
      <w:pPr>
        <w:rPr>
          <w:rFonts w:ascii="Century Gothic" w:hAnsi="Century Gothic" w:cs="Arial"/>
          <w:sz w:val="22"/>
          <w:szCs w:val="22"/>
        </w:rPr>
      </w:pPr>
    </w:p>
    <w:p w14:paraId="23676699" w14:textId="77777777" w:rsidR="007F7CE1" w:rsidRPr="00DF2F0B" w:rsidRDefault="007F7CE1" w:rsidP="00586123">
      <w:pPr>
        <w:rPr>
          <w:rFonts w:ascii="Century Gothic" w:hAnsi="Century Gothic" w:cs="Arial"/>
          <w:sz w:val="22"/>
          <w:szCs w:val="22"/>
        </w:rPr>
      </w:pPr>
    </w:p>
    <w:tbl>
      <w:tblPr>
        <w:tblStyle w:val="Tablaconcuadrcula"/>
        <w:tblW w:w="8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453"/>
        <w:gridCol w:w="4453"/>
      </w:tblGrid>
      <w:tr w:rsidR="00DF2F0B" w:rsidRPr="00DF2F0B" w14:paraId="782B6DD8" w14:textId="77777777" w:rsidTr="007F7CE1">
        <w:trPr>
          <w:trHeight w:val="290"/>
        </w:trPr>
        <w:tc>
          <w:tcPr>
            <w:tcW w:w="4453" w:type="dxa"/>
            <w:shd w:val="clear" w:color="auto" w:fill="FFFFFF" w:themeFill="background1"/>
          </w:tcPr>
          <w:p w14:paraId="4B95C22B" w14:textId="35F881C9" w:rsidR="003E4653" w:rsidRPr="00DF2F0B" w:rsidRDefault="003E4653" w:rsidP="00586123">
            <w:pPr>
              <w:jc w:val="center"/>
              <w:rPr>
                <w:rFonts w:ascii="Century Gothic" w:hAnsi="Century Gothic" w:cs="Arial"/>
                <w:sz w:val="22"/>
                <w:szCs w:val="22"/>
              </w:rPr>
            </w:pPr>
            <w:r w:rsidRPr="00DF2F0B">
              <w:rPr>
                <w:rFonts w:ascii="Century Gothic" w:hAnsi="Century Gothic" w:cs="Arial"/>
                <w:sz w:val="22"/>
                <w:szCs w:val="22"/>
              </w:rPr>
              <w:t>________________</w:t>
            </w:r>
            <w:r w:rsidR="00546394" w:rsidRPr="00DF2F0B">
              <w:rPr>
                <w:rFonts w:ascii="Century Gothic" w:hAnsi="Century Gothic" w:cs="Arial"/>
                <w:sz w:val="22"/>
                <w:szCs w:val="22"/>
              </w:rPr>
              <w:t>________</w:t>
            </w:r>
          </w:p>
        </w:tc>
        <w:tc>
          <w:tcPr>
            <w:tcW w:w="4453" w:type="dxa"/>
            <w:shd w:val="clear" w:color="auto" w:fill="FFFFFF" w:themeFill="background1"/>
          </w:tcPr>
          <w:p w14:paraId="4B46DA24" w14:textId="05C35FD4" w:rsidR="003E4653" w:rsidRPr="00DF2F0B" w:rsidRDefault="00546394" w:rsidP="00586123">
            <w:pPr>
              <w:jc w:val="center"/>
              <w:rPr>
                <w:rFonts w:ascii="Century Gothic" w:hAnsi="Century Gothic" w:cs="Arial"/>
                <w:sz w:val="22"/>
                <w:szCs w:val="22"/>
              </w:rPr>
            </w:pPr>
            <w:r w:rsidRPr="00DF2F0B">
              <w:rPr>
                <w:rFonts w:ascii="Century Gothic" w:hAnsi="Century Gothic" w:cs="Arial"/>
                <w:sz w:val="22"/>
                <w:szCs w:val="22"/>
              </w:rPr>
              <w:t>______</w:t>
            </w:r>
            <w:r w:rsidR="003E4653" w:rsidRPr="00DF2F0B">
              <w:rPr>
                <w:rFonts w:ascii="Century Gothic" w:hAnsi="Century Gothic" w:cs="Arial"/>
                <w:sz w:val="22"/>
                <w:szCs w:val="22"/>
              </w:rPr>
              <w:t>____________________</w:t>
            </w:r>
          </w:p>
        </w:tc>
      </w:tr>
      <w:tr w:rsidR="003E4653" w:rsidRPr="00DF2F0B" w14:paraId="2DB90FC0" w14:textId="77777777" w:rsidTr="007F7CE1">
        <w:trPr>
          <w:trHeight w:val="1013"/>
        </w:trPr>
        <w:tc>
          <w:tcPr>
            <w:tcW w:w="4453" w:type="dxa"/>
            <w:shd w:val="clear" w:color="auto" w:fill="FFFFFF" w:themeFill="background1"/>
          </w:tcPr>
          <w:p w14:paraId="061CECCE" w14:textId="296C8E4C" w:rsidR="003E4653" w:rsidRPr="00DF2F0B" w:rsidRDefault="003E4653" w:rsidP="00586123">
            <w:pPr>
              <w:jc w:val="center"/>
              <w:rPr>
                <w:rFonts w:ascii="Century Gothic" w:hAnsi="Century Gothic" w:cs="Arial"/>
                <w:b/>
                <w:bCs/>
                <w:sz w:val="22"/>
                <w:szCs w:val="22"/>
              </w:rPr>
            </w:pPr>
            <w:r w:rsidRPr="00DF2F0B">
              <w:rPr>
                <w:rFonts w:ascii="Century Gothic" w:hAnsi="Century Gothic" w:cs="Arial"/>
                <w:b/>
                <w:bCs/>
                <w:sz w:val="22"/>
                <w:szCs w:val="22"/>
              </w:rPr>
              <w:t>EL PATRON</w:t>
            </w:r>
            <w:r w:rsidR="00E60232" w:rsidRPr="00DF2F0B">
              <w:rPr>
                <w:rFonts w:ascii="Century Gothic" w:hAnsi="Century Gothic" w:cs="Arial"/>
                <w:b/>
                <w:bCs/>
                <w:sz w:val="22"/>
                <w:szCs w:val="22"/>
              </w:rPr>
              <w:t>.</w:t>
            </w:r>
          </w:p>
          <w:p w14:paraId="79B0219C" w14:textId="77777777" w:rsidR="003E4653" w:rsidRPr="00DF2F0B" w:rsidRDefault="003E4653" w:rsidP="00586123">
            <w:pPr>
              <w:jc w:val="center"/>
              <w:rPr>
                <w:rFonts w:ascii="Century Gothic" w:hAnsi="Century Gothic" w:cs="Arial"/>
                <w:sz w:val="22"/>
                <w:szCs w:val="22"/>
              </w:rPr>
            </w:pPr>
            <w:r w:rsidRPr="00DF2F0B">
              <w:rPr>
                <w:rFonts w:ascii="Century Gothic" w:hAnsi="Century Gothic" w:cs="Arial"/>
                <w:sz w:val="22"/>
                <w:szCs w:val="22"/>
              </w:rPr>
              <w:t>AMIGO EFECTIVO S.A.P.I. DE C.V.</w:t>
            </w:r>
          </w:p>
          <w:p w14:paraId="5CB37D9F" w14:textId="77777777" w:rsidR="003E4653" w:rsidRPr="00DF2F0B" w:rsidRDefault="003E4653" w:rsidP="00586123">
            <w:pPr>
              <w:jc w:val="center"/>
              <w:rPr>
                <w:rFonts w:ascii="Century Gothic" w:hAnsi="Century Gothic" w:cs="Arial"/>
                <w:sz w:val="22"/>
                <w:szCs w:val="22"/>
              </w:rPr>
            </w:pPr>
            <w:r w:rsidRPr="00DF2F0B">
              <w:rPr>
                <w:rFonts w:ascii="Century Gothic" w:hAnsi="Century Gothic" w:cs="Arial"/>
                <w:sz w:val="22"/>
                <w:szCs w:val="22"/>
              </w:rPr>
              <w:t xml:space="preserve">REPRESENTADO </w:t>
            </w:r>
            <w:r w:rsidR="00A41F7E" w:rsidRPr="00DF2F0B">
              <w:rPr>
                <w:rFonts w:ascii="Century Gothic" w:hAnsi="Century Gothic" w:cs="Arial"/>
                <w:sz w:val="22"/>
                <w:szCs w:val="22"/>
              </w:rPr>
              <w:t xml:space="preserve">POR </w:t>
            </w:r>
          </w:p>
          <w:p w14:paraId="3521DE59" w14:textId="6270CDDB" w:rsidR="00A41F7E" w:rsidRPr="00DF2F0B" w:rsidRDefault="00F3436F" w:rsidP="00586123">
            <w:pPr>
              <w:jc w:val="center"/>
              <w:rPr>
                <w:rFonts w:ascii="Century Gothic" w:hAnsi="Century Gothic" w:cs="Arial"/>
                <w:sz w:val="22"/>
                <w:szCs w:val="22"/>
              </w:rPr>
            </w:pPr>
            <w:r w:rsidRPr="00DF2F0B">
              <w:rPr>
                <w:rFonts w:ascii="Century Gothic" w:hAnsi="Century Gothic" w:cs="Arial"/>
                <w:b/>
                <w:bCs/>
                <w:sz w:val="22"/>
                <w:szCs w:val="22"/>
              </w:rPr>
              <w:t>GABRIELA LUCERO SANCHEZ</w:t>
            </w:r>
            <w:r w:rsidR="00211A05" w:rsidRPr="00DF2F0B">
              <w:rPr>
                <w:rFonts w:ascii="Century Gothic" w:hAnsi="Century Gothic" w:cs="Arial"/>
                <w:b/>
                <w:bCs/>
                <w:sz w:val="22"/>
                <w:szCs w:val="22"/>
              </w:rPr>
              <w:t>.</w:t>
            </w:r>
          </w:p>
        </w:tc>
        <w:tc>
          <w:tcPr>
            <w:tcW w:w="4453" w:type="dxa"/>
            <w:shd w:val="clear" w:color="auto" w:fill="FFFFFF" w:themeFill="background1"/>
          </w:tcPr>
          <w:p w14:paraId="257C7D73" w14:textId="1A369B89" w:rsidR="003E4653" w:rsidRPr="00DF2F0B" w:rsidRDefault="000B6D92" w:rsidP="00586123">
            <w:pPr>
              <w:jc w:val="center"/>
              <w:rPr>
                <w:rFonts w:ascii="Century Gothic" w:hAnsi="Century Gothic" w:cs="Arial"/>
                <w:b/>
                <w:bCs/>
                <w:sz w:val="22"/>
                <w:szCs w:val="22"/>
              </w:rPr>
            </w:pPr>
            <w:r w:rsidRPr="00DF2F0B">
              <w:rPr>
                <w:rFonts w:ascii="Century Gothic" w:hAnsi="Century Gothic" w:cs="Arial"/>
                <w:b/>
                <w:bCs/>
                <w:sz w:val="22"/>
                <w:szCs w:val="22"/>
                <w:highlight w:val="yellow"/>
              </w:rPr>
              <w:t xml:space="preserve">EL </w:t>
            </w:r>
            <w:r w:rsidR="000F2F4B" w:rsidRPr="00DF2F0B">
              <w:rPr>
                <w:rFonts w:ascii="Century Gothic" w:hAnsi="Century Gothic" w:cs="Arial"/>
                <w:b/>
                <w:bCs/>
                <w:sz w:val="22"/>
                <w:szCs w:val="22"/>
                <w:highlight w:val="yellow"/>
              </w:rPr>
              <w:t>TRABAJADOR</w:t>
            </w:r>
          </w:p>
          <w:p w14:paraId="6F5BBEF1" w14:textId="7E0FCE38" w:rsidR="003E4653" w:rsidRPr="00DF2F0B" w:rsidRDefault="00407C33" w:rsidP="00586123">
            <w:pPr>
              <w:jc w:val="center"/>
              <w:rPr>
                <w:rFonts w:ascii="Century Gothic" w:hAnsi="Century Gothic" w:cs="Arial"/>
                <w:b/>
                <w:bCs/>
                <w:sz w:val="22"/>
                <w:szCs w:val="22"/>
              </w:rPr>
            </w:pPr>
            <w:r w:rsidRPr="00DF2F0B">
              <w:rPr>
                <w:rFonts w:ascii="Century Gothic" w:hAnsi="Century Gothic" w:cs="Arial"/>
                <w:b/>
                <w:bCs/>
                <w:sz w:val="22"/>
                <w:szCs w:val="22"/>
                <w:shd w:val="clear" w:color="auto" w:fill="FFFFFF"/>
              </w:rPr>
              <w:t>**************</w:t>
            </w:r>
          </w:p>
        </w:tc>
      </w:tr>
    </w:tbl>
    <w:p w14:paraId="6EFD6F87" w14:textId="733CA7DE" w:rsidR="003E4653" w:rsidRPr="00DF2F0B" w:rsidRDefault="003E4653" w:rsidP="00586123">
      <w:pPr>
        <w:rPr>
          <w:rFonts w:ascii="Century Gothic" w:hAnsi="Century Gothic" w:cs="Arial"/>
          <w:sz w:val="22"/>
          <w:szCs w:val="22"/>
        </w:rPr>
      </w:pPr>
    </w:p>
    <w:p w14:paraId="2CC596D3" w14:textId="77777777" w:rsidR="00DF2F0B" w:rsidRPr="00DF2F0B" w:rsidRDefault="00DF2F0B">
      <w:pPr>
        <w:rPr>
          <w:rFonts w:ascii="Century Gothic" w:hAnsi="Century Gothic" w:cs="Arial"/>
          <w:sz w:val="22"/>
          <w:szCs w:val="22"/>
        </w:rPr>
      </w:pPr>
    </w:p>
    <w:sectPr w:rsidR="00DF2F0B" w:rsidRPr="00DF2F0B" w:rsidSect="00623E1E">
      <w:headerReference w:type="even" r:id="rId8"/>
      <w:headerReference w:type="default" r:id="rId9"/>
      <w:footerReference w:type="even" r:id="rId10"/>
      <w:footerReference w:type="default" r:id="rId11"/>
      <w:headerReference w:type="first" r:id="rId12"/>
      <w:pgSz w:w="12240" w:h="19440"/>
      <w:pgMar w:top="1417" w:right="1701" w:bottom="1417" w:left="1701"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B12E1" w14:textId="77777777" w:rsidR="00673BA4" w:rsidRDefault="00673BA4" w:rsidP="00546394">
      <w:r>
        <w:separator/>
      </w:r>
    </w:p>
  </w:endnote>
  <w:endnote w:type="continuationSeparator" w:id="0">
    <w:p w14:paraId="74FA4DEB" w14:textId="77777777" w:rsidR="00673BA4" w:rsidRDefault="00673BA4" w:rsidP="00546394">
      <w:r>
        <w:continuationSeparator/>
      </w:r>
    </w:p>
  </w:endnote>
  <w:endnote w:type="continuationNotice" w:id="1">
    <w:p w14:paraId="37A6A661" w14:textId="77777777" w:rsidR="00673BA4" w:rsidRDefault="00673B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72535862"/>
      <w:docPartObj>
        <w:docPartGallery w:val="Page Numbers (Bottom of Page)"/>
        <w:docPartUnique/>
      </w:docPartObj>
    </w:sdtPr>
    <w:sdtContent>
      <w:p w14:paraId="3A1AAB62" w14:textId="6CC97E0F" w:rsidR="00546394" w:rsidRDefault="0054639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F0C49AC" w14:textId="77777777" w:rsidR="00546394" w:rsidRDefault="00546394" w:rsidP="005463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507F" w14:textId="38F30637" w:rsidR="00546394" w:rsidRDefault="00000000" w:rsidP="00DF2F0B">
    <w:pPr>
      <w:pStyle w:val="Piedepgina"/>
      <w:framePr w:wrap="none" w:vAnchor="text" w:hAnchor="margin" w:xAlign="right" w:y="1"/>
    </w:pPr>
    <w:sdt>
      <w:sdtPr>
        <w:rPr>
          <w:rStyle w:val="Nmerodepgina"/>
        </w:rPr>
        <w:id w:val="1453366512"/>
        <w:docPartObj>
          <w:docPartGallery w:val="Page Numbers (Bottom of Page)"/>
          <w:docPartUnique/>
        </w:docPartObj>
      </w:sdtPr>
      <w:sdtContent>
        <w:r w:rsidR="00546394">
          <w:rPr>
            <w:rStyle w:val="Nmerodepgina"/>
          </w:rPr>
          <w:fldChar w:fldCharType="begin"/>
        </w:r>
        <w:r w:rsidR="00546394">
          <w:rPr>
            <w:rStyle w:val="Nmerodepgina"/>
          </w:rPr>
          <w:instrText xml:space="preserve"> PAGE </w:instrText>
        </w:r>
        <w:r w:rsidR="00546394">
          <w:rPr>
            <w:rStyle w:val="Nmerodepgina"/>
          </w:rPr>
          <w:fldChar w:fldCharType="separate"/>
        </w:r>
        <w:r w:rsidR="00546394">
          <w:rPr>
            <w:rStyle w:val="Nmerodepgina"/>
            <w:noProof/>
          </w:rPr>
          <w:t>15</w:t>
        </w:r>
        <w:r w:rsidR="00546394">
          <w:rPr>
            <w:rStyle w:val="Nmerodepgina"/>
          </w:rPr>
          <w:fldChar w:fldCharType="end"/>
        </w:r>
      </w:sdtContent>
    </w:sdt>
    <w:r w:rsidR="00546394">
      <w:rPr>
        <w:rStyle w:val="Nmerodepgina"/>
      </w:rPr>
      <w:t xml:space="preserve"> de </w:t>
    </w:r>
    <w:r w:rsidR="00DF2F0B">
      <w:rPr>
        <w:rStyle w:val="Nmerodepgina"/>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B867A" w14:textId="77777777" w:rsidR="00673BA4" w:rsidRDefault="00673BA4" w:rsidP="00546394">
      <w:r>
        <w:separator/>
      </w:r>
    </w:p>
  </w:footnote>
  <w:footnote w:type="continuationSeparator" w:id="0">
    <w:p w14:paraId="3FD7D446" w14:textId="77777777" w:rsidR="00673BA4" w:rsidRDefault="00673BA4" w:rsidP="00546394">
      <w:r>
        <w:continuationSeparator/>
      </w:r>
    </w:p>
  </w:footnote>
  <w:footnote w:type="continuationNotice" w:id="1">
    <w:p w14:paraId="0F9D1EE9" w14:textId="77777777" w:rsidR="00673BA4" w:rsidRDefault="00673B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B137" w14:textId="7C9D5647" w:rsidR="00546394" w:rsidRDefault="00CB0A7F">
    <w:pPr>
      <w:pStyle w:val="Encabezado"/>
    </w:pPr>
    <w:r>
      <w:rPr>
        <w:noProof/>
      </w:rPr>
      <w:drawing>
        <wp:anchor distT="0" distB="0" distL="114300" distR="114300" simplePos="0" relativeHeight="251658241" behindDoc="1" locked="0" layoutInCell="0" allowOverlap="1" wp14:anchorId="47639098" wp14:editId="2A798C6D">
          <wp:simplePos x="0" y="0"/>
          <wp:positionH relativeFrom="margin">
            <wp:align>center</wp:align>
          </wp:positionH>
          <wp:positionV relativeFrom="margin">
            <wp:align>center</wp:align>
          </wp:positionV>
          <wp:extent cx="5610860" cy="1090930"/>
          <wp:effectExtent l="0" t="0" r="2540" b="1270"/>
          <wp:wrapNone/>
          <wp:docPr id="6" name="WordPictureWatermark35137998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51379984"/>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610860" cy="10909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EFDE" w14:textId="3B03D602" w:rsidR="00546394" w:rsidRDefault="00CB0A7F">
    <w:pPr>
      <w:pStyle w:val="Encabezado"/>
    </w:pPr>
    <w:r>
      <w:rPr>
        <w:noProof/>
      </w:rPr>
      <w:drawing>
        <wp:anchor distT="0" distB="0" distL="114300" distR="114300" simplePos="0" relativeHeight="251658242" behindDoc="1" locked="0" layoutInCell="0" allowOverlap="1" wp14:anchorId="47273959" wp14:editId="1BB02AC3">
          <wp:simplePos x="0" y="0"/>
          <wp:positionH relativeFrom="margin">
            <wp:align>center</wp:align>
          </wp:positionH>
          <wp:positionV relativeFrom="margin">
            <wp:align>center</wp:align>
          </wp:positionV>
          <wp:extent cx="5610860" cy="1090930"/>
          <wp:effectExtent l="0" t="0" r="2540" b="1270"/>
          <wp:wrapNone/>
          <wp:docPr id="5" name="WordPictureWatermark351379985"/>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51379985"/>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610860" cy="10909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08E0D" w14:textId="1D35DA14" w:rsidR="00546394" w:rsidRDefault="00CB0A7F">
    <w:pPr>
      <w:pStyle w:val="Encabezado"/>
    </w:pPr>
    <w:r>
      <w:rPr>
        <w:noProof/>
      </w:rPr>
      <w:drawing>
        <wp:anchor distT="0" distB="0" distL="114300" distR="114300" simplePos="0" relativeHeight="251658240" behindDoc="1" locked="0" layoutInCell="0" allowOverlap="1" wp14:anchorId="645C8B83" wp14:editId="34DED16B">
          <wp:simplePos x="0" y="0"/>
          <wp:positionH relativeFrom="margin">
            <wp:align>center</wp:align>
          </wp:positionH>
          <wp:positionV relativeFrom="margin">
            <wp:align>center</wp:align>
          </wp:positionV>
          <wp:extent cx="5610860" cy="1090930"/>
          <wp:effectExtent l="0" t="0" r="2540" b="1270"/>
          <wp:wrapNone/>
          <wp:docPr id="4" name="WordPictureWatermark351379983"/>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51379983"/>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610860" cy="109093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05711"/>
    <w:multiLevelType w:val="hybridMultilevel"/>
    <w:tmpl w:val="96DE72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7FE1AE0"/>
    <w:multiLevelType w:val="hybridMultilevel"/>
    <w:tmpl w:val="5B08B3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9644AEE"/>
    <w:multiLevelType w:val="hybridMultilevel"/>
    <w:tmpl w:val="99F602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FF07AC9"/>
    <w:multiLevelType w:val="multilevel"/>
    <w:tmpl w:val="63CCE7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D72283A"/>
    <w:multiLevelType w:val="hybridMultilevel"/>
    <w:tmpl w:val="B7B08B96"/>
    <w:lvl w:ilvl="0" w:tplc="080A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B83F0A"/>
    <w:multiLevelType w:val="hybridMultilevel"/>
    <w:tmpl w:val="274282D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D163F35"/>
    <w:multiLevelType w:val="hybridMultilevel"/>
    <w:tmpl w:val="373EBB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DF52DCF"/>
    <w:multiLevelType w:val="multilevel"/>
    <w:tmpl w:val="1CA2D3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080FEE"/>
    <w:multiLevelType w:val="hybridMultilevel"/>
    <w:tmpl w:val="16481E70"/>
    <w:lvl w:ilvl="0" w:tplc="E4ECD97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E734C83"/>
    <w:multiLevelType w:val="multilevel"/>
    <w:tmpl w:val="295637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421FD2"/>
    <w:multiLevelType w:val="hybridMultilevel"/>
    <w:tmpl w:val="E8220F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CE676EC"/>
    <w:multiLevelType w:val="hybridMultilevel"/>
    <w:tmpl w:val="0032E4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CBD318E"/>
    <w:multiLevelType w:val="hybridMultilevel"/>
    <w:tmpl w:val="97E80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97346914">
    <w:abstractNumId w:val="10"/>
  </w:num>
  <w:num w:numId="2" w16cid:durableId="320895140">
    <w:abstractNumId w:val="12"/>
  </w:num>
  <w:num w:numId="3" w16cid:durableId="1514148237">
    <w:abstractNumId w:val="0"/>
  </w:num>
  <w:num w:numId="4" w16cid:durableId="1844205464">
    <w:abstractNumId w:val="6"/>
  </w:num>
  <w:num w:numId="5" w16cid:durableId="2127236902">
    <w:abstractNumId w:val="4"/>
  </w:num>
  <w:num w:numId="6" w16cid:durableId="1514568792">
    <w:abstractNumId w:val="2"/>
  </w:num>
  <w:num w:numId="7" w16cid:durableId="522060690">
    <w:abstractNumId w:val="5"/>
  </w:num>
  <w:num w:numId="8" w16cid:durableId="1863546193">
    <w:abstractNumId w:val="8"/>
  </w:num>
  <w:num w:numId="9" w16cid:durableId="1936933668">
    <w:abstractNumId w:val="11"/>
  </w:num>
  <w:num w:numId="10" w16cid:durableId="176232185">
    <w:abstractNumId w:val="3"/>
  </w:num>
  <w:num w:numId="11" w16cid:durableId="112092647">
    <w:abstractNumId w:val="1"/>
  </w:num>
  <w:num w:numId="12" w16cid:durableId="1837309051">
    <w:abstractNumId w:val="7"/>
  </w:num>
  <w:num w:numId="13" w16cid:durableId="27938276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Marquez Enriquez">
    <w15:presenceInfo w15:providerId="Windows Live" w15:userId="898cd70307afde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2"/>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68F"/>
    <w:rsid w:val="00002D54"/>
    <w:rsid w:val="00006C41"/>
    <w:rsid w:val="00016939"/>
    <w:rsid w:val="000208AC"/>
    <w:rsid w:val="000324BF"/>
    <w:rsid w:val="0005167F"/>
    <w:rsid w:val="00051AF6"/>
    <w:rsid w:val="0005219D"/>
    <w:rsid w:val="00060964"/>
    <w:rsid w:val="00071A82"/>
    <w:rsid w:val="00072943"/>
    <w:rsid w:val="00072CBB"/>
    <w:rsid w:val="00077824"/>
    <w:rsid w:val="00084EF4"/>
    <w:rsid w:val="00085B9F"/>
    <w:rsid w:val="0008772B"/>
    <w:rsid w:val="00090C75"/>
    <w:rsid w:val="000A3B2F"/>
    <w:rsid w:val="000B3FDE"/>
    <w:rsid w:val="000B6D92"/>
    <w:rsid w:val="000D0D59"/>
    <w:rsid w:val="000E3EF7"/>
    <w:rsid w:val="000E54B5"/>
    <w:rsid w:val="000F2F4B"/>
    <w:rsid w:val="000F36CF"/>
    <w:rsid w:val="000F4F1D"/>
    <w:rsid w:val="000F7CDA"/>
    <w:rsid w:val="001020E8"/>
    <w:rsid w:val="00103D33"/>
    <w:rsid w:val="00104EE4"/>
    <w:rsid w:val="001070AA"/>
    <w:rsid w:val="00110D7C"/>
    <w:rsid w:val="00111404"/>
    <w:rsid w:val="00112E3B"/>
    <w:rsid w:val="0011498B"/>
    <w:rsid w:val="0012139C"/>
    <w:rsid w:val="00125C65"/>
    <w:rsid w:val="001304B5"/>
    <w:rsid w:val="00132273"/>
    <w:rsid w:val="0016001F"/>
    <w:rsid w:val="00160E59"/>
    <w:rsid w:val="00165214"/>
    <w:rsid w:val="0016602F"/>
    <w:rsid w:val="0017140F"/>
    <w:rsid w:val="001802B7"/>
    <w:rsid w:val="0018564B"/>
    <w:rsid w:val="00192BC1"/>
    <w:rsid w:val="001946E5"/>
    <w:rsid w:val="00197B22"/>
    <w:rsid w:val="00197F23"/>
    <w:rsid w:val="001A40D8"/>
    <w:rsid w:val="001A42FE"/>
    <w:rsid w:val="001B59E1"/>
    <w:rsid w:val="0020096A"/>
    <w:rsid w:val="002060E3"/>
    <w:rsid w:val="0021012C"/>
    <w:rsid w:val="00211A05"/>
    <w:rsid w:val="0022092B"/>
    <w:rsid w:val="00222FF4"/>
    <w:rsid w:val="0023584D"/>
    <w:rsid w:val="00237121"/>
    <w:rsid w:val="00237A5F"/>
    <w:rsid w:val="00240704"/>
    <w:rsid w:val="00247511"/>
    <w:rsid w:val="00247B20"/>
    <w:rsid w:val="0025043D"/>
    <w:rsid w:val="00250729"/>
    <w:rsid w:val="00253537"/>
    <w:rsid w:val="00255156"/>
    <w:rsid w:val="00273B3B"/>
    <w:rsid w:val="00275EF3"/>
    <w:rsid w:val="002763AA"/>
    <w:rsid w:val="00280EDE"/>
    <w:rsid w:val="00287074"/>
    <w:rsid w:val="002905D3"/>
    <w:rsid w:val="002920B8"/>
    <w:rsid w:val="002946A6"/>
    <w:rsid w:val="002A05B5"/>
    <w:rsid w:val="002C1657"/>
    <w:rsid w:val="002C4866"/>
    <w:rsid w:val="002D0BA7"/>
    <w:rsid w:val="002D6B67"/>
    <w:rsid w:val="002E10EF"/>
    <w:rsid w:val="002E2E1B"/>
    <w:rsid w:val="002E7E10"/>
    <w:rsid w:val="002F111F"/>
    <w:rsid w:val="00300411"/>
    <w:rsid w:val="00300916"/>
    <w:rsid w:val="003042E0"/>
    <w:rsid w:val="00307050"/>
    <w:rsid w:val="00314E38"/>
    <w:rsid w:val="00317B18"/>
    <w:rsid w:val="00325C34"/>
    <w:rsid w:val="00327765"/>
    <w:rsid w:val="00327BEA"/>
    <w:rsid w:val="00332E97"/>
    <w:rsid w:val="003334A8"/>
    <w:rsid w:val="00333805"/>
    <w:rsid w:val="00344436"/>
    <w:rsid w:val="00344EF0"/>
    <w:rsid w:val="00346608"/>
    <w:rsid w:val="00350E0E"/>
    <w:rsid w:val="003510D1"/>
    <w:rsid w:val="00355B13"/>
    <w:rsid w:val="00356031"/>
    <w:rsid w:val="00367339"/>
    <w:rsid w:val="00373640"/>
    <w:rsid w:val="00373A26"/>
    <w:rsid w:val="00383C70"/>
    <w:rsid w:val="00387CBB"/>
    <w:rsid w:val="003912FD"/>
    <w:rsid w:val="00397678"/>
    <w:rsid w:val="003A2452"/>
    <w:rsid w:val="003A3F5E"/>
    <w:rsid w:val="003B55C2"/>
    <w:rsid w:val="003C0A7F"/>
    <w:rsid w:val="003D00E0"/>
    <w:rsid w:val="003D0130"/>
    <w:rsid w:val="003D357A"/>
    <w:rsid w:val="003E4653"/>
    <w:rsid w:val="003E73DF"/>
    <w:rsid w:val="003E76E1"/>
    <w:rsid w:val="003F1959"/>
    <w:rsid w:val="003F43AA"/>
    <w:rsid w:val="003F66B8"/>
    <w:rsid w:val="003F6829"/>
    <w:rsid w:val="003F782A"/>
    <w:rsid w:val="00400359"/>
    <w:rsid w:val="00407C33"/>
    <w:rsid w:val="004118FF"/>
    <w:rsid w:val="004130E2"/>
    <w:rsid w:val="00415A6B"/>
    <w:rsid w:val="00421E48"/>
    <w:rsid w:val="00432717"/>
    <w:rsid w:val="00444B59"/>
    <w:rsid w:val="00451774"/>
    <w:rsid w:val="00453A4D"/>
    <w:rsid w:val="004555AC"/>
    <w:rsid w:val="00462DD8"/>
    <w:rsid w:val="0046570F"/>
    <w:rsid w:val="00473079"/>
    <w:rsid w:val="00484E8E"/>
    <w:rsid w:val="004863FC"/>
    <w:rsid w:val="00486E94"/>
    <w:rsid w:val="00490CCC"/>
    <w:rsid w:val="004952BF"/>
    <w:rsid w:val="004978DF"/>
    <w:rsid w:val="004A232A"/>
    <w:rsid w:val="004B5EBE"/>
    <w:rsid w:val="004C0128"/>
    <w:rsid w:val="004C28FA"/>
    <w:rsid w:val="004D3643"/>
    <w:rsid w:val="004F06D2"/>
    <w:rsid w:val="004F1021"/>
    <w:rsid w:val="004F21D3"/>
    <w:rsid w:val="00507A7A"/>
    <w:rsid w:val="0051106C"/>
    <w:rsid w:val="0051113C"/>
    <w:rsid w:val="0051593E"/>
    <w:rsid w:val="00532692"/>
    <w:rsid w:val="00535695"/>
    <w:rsid w:val="00543BFA"/>
    <w:rsid w:val="00546394"/>
    <w:rsid w:val="0054720B"/>
    <w:rsid w:val="005518F7"/>
    <w:rsid w:val="00565F86"/>
    <w:rsid w:val="00576851"/>
    <w:rsid w:val="00585D8E"/>
    <w:rsid w:val="00585E0A"/>
    <w:rsid w:val="00586123"/>
    <w:rsid w:val="00590EC1"/>
    <w:rsid w:val="00596797"/>
    <w:rsid w:val="005979BC"/>
    <w:rsid w:val="00597F90"/>
    <w:rsid w:val="005A1094"/>
    <w:rsid w:val="005A69AC"/>
    <w:rsid w:val="005B5B6B"/>
    <w:rsid w:val="005C002B"/>
    <w:rsid w:val="005C4FAF"/>
    <w:rsid w:val="005D6B71"/>
    <w:rsid w:val="005E0265"/>
    <w:rsid w:val="005E3657"/>
    <w:rsid w:val="005F275D"/>
    <w:rsid w:val="005F31C4"/>
    <w:rsid w:val="00601ADF"/>
    <w:rsid w:val="00601AF2"/>
    <w:rsid w:val="00605FBA"/>
    <w:rsid w:val="00607D92"/>
    <w:rsid w:val="00611B5F"/>
    <w:rsid w:val="00611E64"/>
    <w:rsid w:val="0062340C"/>
    <w:rsid w:val="006238E0"/>
    <w:rsid w:val="00623E1E"/>
    <w:rsid w:val="006253F4"/>
    <w:rsid w:val="0063273C"/>
    <w:rsid w:val="0063639A"/>
    <w:rsid w:val="00640E45"/>
    <w:rsid w:val="00647200"/>
    <w:rsid w:val="0065240D"/>
    <w:rsid w:val="00663BEC"/>
    <w:rsid w:val="00666A33"/>
    <w:rsid w:val="0067294C"/>
    <w:rsid w:val="00673BA4"/>
    <w:rsid w:val="00683749"/>
    <w:rsid w:val="00690E7F"/>
    <w:rsid w:val="006957D7"/>
    <w:rsid w:val="006975F2"/>
    <w:rsid w:val="006A368A"/>
    <w:rsid w:val="006A6C5F"/>
    <w:rsid w:val="006A7A01"/>
    <w:rsid w:val="006B1EC3"/>
    <w:rsid w:val="006B2949"/>
    <w:rsid w:val="006B4A95"/>
    <w:rsid w:val="006B6A88"/>
    <w:rsid w:val="006B7459"/>
    <w:rsid w:val="006C76A0"/>
    <w:rsid w:val="006C7CEC"/>
    <w:rsid w:val="006D1ECA"/>
    <w:rsid w:val="006D36B7"/>
    <w:rsid w:val="006E5BF4"/>
    <w:rsid w:val="006E7EE6"/>
    <w:rsid w:val="006F20CF"/>
    <w:rsid w:val="006F69CD"/>
    <w:rsid w:val="007033EC"/>
    <w:rsid w:val="00710F58"/>
    <w:rsid w:val="0072711E"/>
    <w:rsid w:val="00732CA5"/>
    <w:rsid w:val="007356AF"/>
    <w:rsid w:val="00737057"/>
    <w:rsid w:val="00743146"/>
    <w:rsid w:val="00743270"/>
    <w:rsid w:val="007509CC"/>
    <w:rsid w:val="00751E6D"/>
    <w:rsid w:val="00753110"/>
    <w:rsid w:val="007618EB"/>
    <w:rsid w:val="00764E34"/>
    <w:rsid w:val="00793269"/>
    <w:rsid w:val="007959A2"/>
    <w:rsid w:val="007B0E8C"/>
    <w:rsid w:val="007B561C"/>
    <w:rsid w:val="007B75DC"/>
    <w:rsid w:val="007C59B9"/>
    <w:rsid w:val="007C6FDE"/>
    <w:rsid w:val="007D7A49"/>
    <w:rsid w:val="007E03E2"/>
    <w:rsid w:val="007E7AA1"/>
    <w:rsid w:val="007F0C69"/>
    <w:rsid w:val="007F7CE1"/>
    <w:rsid w:val="00800568"/>
    <w:rsid w:val="00801611"/>
    <w:rsid w:val="00801999"/>
    <w:rsid w:val="0080222B"/>
    <w:rsid w:val="00803FF1"/>
    <w:rsid w:val="0081259C"/>
    <w:rsid w:val="00814BD1"/>
    <w:rsid w:val="00862268"/>
    <w:rsid w:val="00866C69"/>
    <w:rsid w:val="00881079"/>
    <w:rsid w:val="00883AD7"/>
    <w:rsid w:val="00885B74"/>
    <w:rsid w:val="008868E3"/>
    <w:rsid w:val="0088704B"/>
    <w:rsid w:val="008A32A1"/>
    <w:rsid w:val="008A779D"/>
    <w:rsid w:val="008A78C9"/>
    <w:rsid w:val="008B2681"/>
    <w:rsid w:val="008B5563"/>
    <w:rsid w:val="008B722F"/>
    <w:rsid w:val="008C1461"/>
    <w:rsid w:val="008C3C0D"/>
    <w:rsid w:val="008D6A40"/>
    <w:rsid w:val="008E21F8"/>
    <w:rsid w:val="008E43D1"/>
    <w:rsid w:val="008E4480"/>
    <w:rsid w:val="008E5F3B"/>
    <w:rsid w:val="008F32BD"/>
    <w:rsid w:val="0090265E"/>
    <w:rsid w:val="00904297"/>
    <w:rsid w:val="009061D7"/>
    <w:rsid w:val="00906E5D"/>
    <w:rsid w:val="009072C5"/>
    <w:rsid w:val="009124C4"/>
    <w:rsid w:val="00913351"/>
    <w:rsid w:val="00916FFA"/>
    <w:rsid w:val="00922D6C"/>
    <w:rsid w:val="009231C9"/>
    <w:rsid w:val="00925D46"/>
    <w:rsid w:val="00927742"/>
    <w:rsid w:val="00932C7E"/>
    <w:rsid w:val="009336FC"/>
    <w:rsid w:val="00952018"/>
    <w:rsid w:val="00956B49"/>
    <w:rsid w:val="0097036A"/>
    <w:rsid w:val="009715FC"/>
    <w:rsid w:val="00972B47"/>
    <w:rsid w:val="00985620"/>
    <w:rsid w:val="0098706F"/>
    <w:rsid w:val="009949AC"/>
    <w:rsid w:val="009955D0"/>
    <w:rsid w:val="009A72B5"/>
    <w:rsid w:val="009B6218"/>
    <w:rsid w:val="009B75D6"/>
    <w:rsid w:val="009C0D70"/>
    <w:rsid w:val="009C161E"/>
    <w:rsid w:val="009C3ABF"/>
    <w:rsid w:val="009C5313"/>
    <w:rsid w:val="009D1552"/>
    <w:rsid w:val="009D5C8B"/>
    <w:rsid w:val="009E32AC"/>
    <w:rsid w:val="009E33AE"/>
    <w:rsid w:val="009E486B"/>
    <w:rsid w:val="009F0FB9"/>
    <w:rsid w:val="009F2FFE"/>
    <w:rsid w:val="00A02BFE"/>
    <w:rsid w:val="00A0411C"/>
    <w:rsid w:val="00A1323F"/>
    <w:rsid w:val="00A17AA9"/>
    <w:rsid w:val="00A20283"/>
    <w:rsid w:val="00A2377E"/>
    <w:rsid w:val="00A411B9"/>
    <w:rsid w:val="00A41F7E"/>
    <w:rsid w:val="00A42FB7"/>
    <w:rsid w:val="00A467C2"/>
    <w:rsid w:val="00A5301F"/>
    <w:rsid w:val="00A57C8B"/>
    <w:rsid w:val="00A638FA"/>
    <w:rsid w:val="00A651D7"/>
    <w:rsid w:val="00A71127"/>
    <w:rsid w:val="00A83AB0"/>
    <w:rsid w:val="00A8700E"/>
    <w:rsid w:val="00AA0754"/>
    <w:rsid w:val="00AA3249"/>
    <w:rsid w:val="00AB1087"/>
    <w:rsid w:val="00AB1365"/>
    <w:rsid w:val="00AB1815"/>
    <w:rsid w:val="00AB2128"/>
    <w:rsid w:val="00AB2613"/>
    <w:rsid w:val="00AB4AE5"/>
    <w:rsid w:val="00AB4B95"/>
    <w:rsid w:val="00AB52AA"/>
    <w:rsid w:val="00AB66D7"/>
    <w:rsid w:val="00AB7B07"/>
    <w:rsid w:val="00AC65C2"/>
    <w:rsid w:val="00AD2F60"/>
    <w:rsid w:val="00AD3DC4"/>
    <w:rsid w:val="00AD4D06"/>
    <w:rsid w:val="00AD541A"/>
    <w:rsid w:val="00AD662B"/>
    <w:rsid w:val="00AE4024"/>
    <w:rsid w:val="00B0593E"/>
    <w:rsid w:val="00B240E2"/>
    <w:rsid w:val="00B40572"/>
    <w:rsid w:val="00B42A50"/>
    <w:rsid w:val="00B614CA"/>
    <w:rsid w:val="00B71AC7"/>
    <w:rsid w:val="00BA043C"/>
    <w:rsid w:val="00BA064C"/>
    <w:rsid w:val="00BA479D"/>
    <w:rsid w:val="00BA64FC"/>
    <w:rsid w:val="00BA7C9C"/>
    <w:rsid w:val="00BB1D59"/>
    <w:rsid w:val="00BB7E7A"/>
    <w:rsid w:val="00BC2D19"/>
    <w:rsid w:val="00BC5A63"/>
    <w:rsid w:val="00BC7216"/>
    <w:rsid w:val="00BD1265"/>
    <w:rsid w:val="00BD3616"/>
    <w:rsid w:val="00BD44B5"/>
    <w:rsid w:val="00BD5405"/>
    <w:rsid w:val="00BD5809"/>
    <w:rsid w:val="00BE4D91"/>
    <w:rsid w:val="00BE616F"/>
    <w:rsid w:val="00BF268F"/>
    <w:rsid w:val="00C07DEC"/>
    <w:rsid w:val="00C1345A"/>
    <w:rsid w:val="00C15FCA"/>
    <w:rsid w:val="00C17694"/>
    <w:rsid w:val="00C20A05"/>
    <w:rsid w:val="00C215E8"/>
    <w:rsid w:val="00C23400"/>
    <w:rsid w:val="00C31B20"/>
    <w:rsid w:val="00C3472B"/>
    <w:rsid w:val="00C3760D"/>
    <w:rsid w:val="00C37B18"/>
    <w:rsid w:val="00C504AC"/>
    <w:rsid w:val="00C52D2F"/>
    <w:rsid w:val="00C557D3"/>
    <w:rsid w:val="00C576D1"/>
    <w:rsid w:val="00C608C7"/>
    <w:rsid w:val="00C644AA"/>
    <w:rsid w:val="00C652A8"/>
    <w:rsid w:val="00C65D3C"/>
    <w:rsid w:val="00C709A4"/>
    <w:rsid w:val="00C71ADA"/>
    <w:rsid w:val="00C75A64"/>
    <w:rsid w:val="00C77712"/>
    <w:rsid w:val="00C8037D"/>
    <w:rsid w:val="00C803E1"/>
    <w:rsid w:val="00C82624"/>
    <w:rsid w:val="00C8393E"/>
    <w:rsid w:val="00C85E6D"/>
    <w:rsid w:val="00C909B4"/>
    <w:rsid w:val="00C9282C"/>
    <w:rsid w:val="00CA6FB9"/>
    <w:rsid w:val="00CB0A7F"/>
    <w:rsid w:val="00CB1369"/>
    <w:rsid w:val="00CB55A2"/>
    <w:rsid w:val="00CC359B"/>
    <w:rsid w:val="00CC4636"/>
    <w:rsid w:val="00CD1BE1"/>
    <w:rsid w:val="00CE2B85"/>
    <w:rsid w:val="00CF0624"/>
    <w:rsid w:val="00CF0C05"/>
    <w:rsid w:val="00D0551A"/>
    <w:rsid w:val="00D12B51"/>
    <w:rsid w:val="00D2012B"/>
    <w:rsid w:val="00D24B5A"/>
    <w:rsid w:val="00D26A0D"/>
    <w:rsid w:val="00D52D92"/>
    <w:rsid w:val="00D53EB9"/>
    <w:rsid w:val="00D546F3"/>
    <w:rsid w:val="00D71123"/>
    <w:rsid w:val="00D71C6F"/>
    <w:rsid w:val="00D73198"/>
    <w:rsid w:val="00D97ED3"/>
    <w:rsid w:val="00DA14B4"/>
    <w:rsid w:val="00DB08AE"/>
    <w:rsid w:val="00DB095B"/>
    <w:rsid w:val="00DB73C5"/>
    <w:rsid w:val="00DD2766"/>
    <w:rsid w:val="00DD39B8"/>
    <w:rsid w:val="00DD3D19"/>
    <w:rsid w:val="00DD5DC4"/>
    <w:rsid w:val="00DD6B26"/>
    <w:rsid w:val="00DE5C1A"/>
    <w:rsid w:val="00DE5C99"/>
    <w:rsid w:val="00DF2D04"/>
    <w:rsid w:val="00DF2F0B"/>
    <w:rsid w:val="00DF5A57"/>
    <w:rsid w:val="00E02009"/>
    <w:rsid w:val="00E063D4"/>
    <w:rsid w:val="00E10E90"/>
    <w:rsid w:val="00E13B68"/>
    <w:rsid w:val="00E32061"/>
    <w:rsid w:val="00E367A0"/>
    <w:rsid w:val="00E41387"/>
    <w:rsid w:val="00E46245"/>
    <w:rsid w:val="00E56EA9"/>
    <w:rsid w:val="00E56F0C"/>
    <w:rsid w:val="00E60232"/>
    <w:rsid w:val="00E60590"/>
    <w:rsid w:val="00E64123"/>
    <w:rsid w:val="00E70B24"/>
    <w:rsid w:val="00E756C2"/>
    <w:rsid w:val="00E84B4B"/>
    <w:rsid w:val="00E87F81"/>
    <w:rsid w:val="00E93F04"/>
    <w:rsid w:val="00E9505C"/>
    <w:rsid w:val="00EA3CA0"/>
    <w:rsid w:val="00EB01E8"/>
    <w:rsid w:val="00EB1679"/>
    <w:rsid w:val="00EB6F93"/>
    <w:rsid w:val="00EB7043"/>
    <w:rsid w:val="00EC28E9"/>
    <w:rsid w:val="00EC4B2C"/>
    <w:rsid w:val="00EC4F90"/>
    <w:rsid w:val="00EE2A5F"/>
    <w:rsid w:val="00EF1615"/>
    <w:rsid w:val="00EF2796"/>
    <w:rsid w:val="00F07B7D"/>
    <w:rsid w:val="00F1018C"/>
    <w:rsid w:val="00F14216"/>
    <w:rsid w:val="00F324B9"/>
    <w:rsid w:val="00F325E7"/>
    <w:rsid w:val="00F3436F"/>
    <w:rsid w:val="00F45077"/>
    <w:rsid w:val="00F47C3E"/>
    <w:rsid w:val="00F47DC1"/>
    <w:rsid w:val="00F506E0"/>
    <w:rsid w:val="00F54C2C"/>
    <w:rsid w:val="00F56375"/>
    <w:rsid w:val="00F65463"/>
    <w:rsid w:val="00F719F7"/>
    <w:rsid w:val="00F807AE"/>
    <w:rsid w:val="00F827BF"/>
    <w:rsid w:val="00F86D8E"/>
    <w:rsid w:val="00FA39D3"/>
    <w:rsid w:val="00FA5460"/>
    <w:rsid w:val="00FB719F"/>
    <w:rsid w:val="00FB7C5F"/>
    <w:rsid w:val="00FC0CED"/>
    <w:rsid w:val="00FC6A49"/>
    <w:rsid w:val="00FD0D00"/>
    <w:rsid w:val="00FD2131"/>
    <w:rsid w:val="00FD2E67"/>
    <w:rsid w:val="00FD4B2A"/>
    <w:rsid w:val="00FD6010"/>
    <w:rsid w:val="00FE7EDB"/>
    <w:rsid w:val="00FF7D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52B01"/>
  <w15:chartTrackingRefBased/>
  <w15:docId w15:val="{FEB7C68F-4475-4146-80C6-714D0C32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079"/>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BF268F"/>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s-ES_tradnl" w:eastAsia="en-US"/>
      <w14:ligatures w14:val="standardContextual"/>
    </w:rPr>
  </w:style>
  <w:style w:type="paragraph" w:styleId="Ttulo2">
    <w:name w:val="heading 2"/>
    <w:basedOn w:val="Normal"/>
    <w:next w:val="Normal"/>
    <w:link w:val="Ttulo2Car"/>
    <w:uiPriority w:val="9"/>
    <w:semiHidden/>
    <w:unhideWhenUsed/>
    <w:qFormat/>
    <w:rsid w:val="00BF268F"/>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s-ES_tradnl" w:eastAsia="en-US"/>
      <w14:ligatures w14:val="standardContextual"/>
    </w:rPr>
  </w:style>
  <w:style w:type="paragraph" w:styleId="Ttulo3">
    <w:name w:val="heading 3"/>
    <w:basedOn w:val="Normal"/>
    <w:next w:val="Normal"/>
    <w:link w:val="Ttulo3Car"/>
    <w:uiPriority w:val="9"/>
    <w:unhideWhenUsed/>
    <w:qFormat/>
    <w:rsid w:val="00BF268F"/>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s-ES_tradnl" w:eastAsia="en-US"/>
      <w14:ligatures w14:val="standardContextual"/>
    </w:rPr>
  </w:style>
  <w:style w:type="paragraph" w:styleId="Ttulo4">
    <w:name w:val="heading 4"/>
    <w:basedOn w:val="Normal"/>
    <w:next w:val="Normal"/>
    <w:link w:val="Ttulo4Car"/>
    <w:uiPriority w:val="9"/>
    <w:semiHidden/>
    <w:unhideWhenUsed/>
    <w:qFormat/>
    <w:rsid w:val="00BF268F"/>
    <w:pPr>
      <w:keepNext/>
      <w:keepLines/>
      <w:spacing w:before="80" w:after="40"/>
      <w:outlineLvl w:val="3"/>
    </w:pPr>
    <w:rPr>
      <w:rFonts w:asciiTheme="minorHAnsi" w:eastAsiaTheme="majorEastAsia" w:hAnsiTheme="minorHAnsi" w:cstheme="majorBidi"/>
      <w:i/>
      <w:iCs/>
      <w:color w:val="0F4761" w:themeColor="accent1" w:themeShade="BF"/>
      <w:kern w:val="2"/>
      <w:lang w:val="es-ES_tradnl" w:eastAsia="en-US"/>
      <w14:ligatures w14:val="standardContextual"/>
    </w:rPr>
  </w:style>
  <w:style w:type="paragraph" w:styleId="Ttulo5">
    <w:name w:val="heading 5"/>
    <w:basedOn w:val="Normal"/>
    <w:next w:val="Normal"/>
    <w:link w:val="Ttulo5Car"/>
    <w:uiPriority w:val="9"/>
    <w:semiHidden/>
    <w:unhideWhenUsed/>
    <w:qFormat/>
    <w:rsid w:val="00BF268F"/>
    <w:pPr>
      <w:keepNext/>
      <w:keepLines/>
      <w:spacing w:before="80" w:after="40"/>
      <w:outlineLvl w:val="4"/>
    </w:pPr>
    <w:rPr>
      <w:rFonts w:asciiTheme="minorHAnsi" w:eastAsiaTheme="majorEastAsia" w:hAnsiTheme="minorHAnsi" w:cstheme="majorBidi"/>
      <w:color w:val="0F4761" w:themeColor="accent1" w:themeShade="BF"/>
      <w:kern w:val="2"/>
      <w:lang w:val="es-ES_tradnl" w:eastAsia="en-US"/>
      <w14:ligatures w14:val="standardContextual"/>
    </w:rPr>
  </w:style>
  <w:style w:type="paragraph" w:styleId="Ttulo6">
    <w:name w:val="heading 6"/>
    <w:basedOn w:val="Normal"/>
    <w:next w:val="Normal"/>
    <w:link w:val="Ttulo6Car"/>
    <w:uiPriority w:val="9"/>
    <w:semiHidden/>
    <w:unhideWhenUsed/>
    <w:qFormat/>
    <w:rsid w:val="00BF268F"/>
    <w:pPr>
      <w:keepNext/>
      <w:keepLines/>
      <w:spacing w:before="40"/>
      <w:outlineLvl w:val="5"/>
    </w:pPr>
    <w:rPr>
      <w:rFonts w:asciiTheme="minorHAnsi" w:eastAsiaTheme="majorEastAsia" w:hAnsiTheme="minorHAnsi" w:cstheme="majorBidi"/>
      <w:i/>
      <w:iCs/>
      <w:color w:val="595959" w:themeColor="text1" w:themeTint="A6"/>
      <w:kern w:val="2"/>
      <w:lang w:val="es-ES_tradnl" w:eastAsia="en-US"/>
      <w14:ligatures w14:val="standardContextual"/>
    </w:rPr>
  </w:style>
  <w:style w:type="paragraph" w:styleId="Ttulo7">
    <w:name w:val="heading 7"/>
    <w:basedOn w:val="Normal"/>
    <w:next w:val="Normal"/>
    <w:link w:val="Ttulo7Car"/>
    <w:uiPriority w:val="9"/>
    <w:semiHidden/>
    <w:unhideWhenUsed/>
    <w:qFormat/>
    <w:rsid w:val="00BF268F"/>
    <w:pPr>
      <w:keepNext/>
      <w:keepLines/>
      <w:spacing w:before="40"/>
      <w:outlineLvl w:val="6"/>
    </w:pPr>
    <w:rPr>
      <w:rFonts w:asciiTheme="minorHAnsi" w:eastAsiaTheme="majorEastAsia" w:hAnsiTheme="minorHAnsi" w:cstheme="majorBidi"/>
      <w:color w:val="595959" w:themeColor="text1" w:themeTint="A6"/>
      <w:kern w:val="2"/>
      <w:lang w:val="es-ES_tradnl" w:eastAsia="en-US"/>
      <w14:ligatures w14:val="standardContextual"/>
    </w:rPr>
  </w:style>
  <w:style w:type="paragraph" w:styleId="Ttulo8">
    <w:name w:val="heading 8"/>
    <w:basedOn w:val="Normal"/>
    <w:next w:val="Normal"/>
    <w:link w:val="Ttulo8Car"/>
    <w:uiPriority w:val="9"/>
    <w:semiHidden/>
    <w:unhideWhenUsed/>
    <w:qFormat/>
    <w:rsid w:val="00BF268F"/>
    <w:pPr>
      <w:keepNext/>
      <w:keepLines/>
      <w:outlineLvl w:val="7"/>
    </w:pPr>
    <w:rPr>
      <w:rFonts w:asciiTheme="minorHAnsi" w:eastAsiaTheme="majorEastAsia" w:hAnsiTheme="minorHAnsi" w:cstheme="majorBidi"/>
      <w:i/>
      <w:iCs/>
      <w:color w:val="272727" w:themeColor="text1" w:themeTint="D8"/>
      <w:kern w:val="2"/>
      <w:lang w:val="es-ES_tradnl" w:eastAsia="en-US"/>
      <w14:ligatures w14:val="standardContextual"/>
    </w:rPr>
  </w:style>
  <w:style w:type="paragraph" w:styleId="Ttulo9">
    <w:name w:val="heading 9"/>
    <w:basedOn w:val="Normal"/>
    <w:next w:val="Normal"/>
    <w:link w:val="Ttulo9Car"/>
    <w:uiPriority w:val="9"/>
    <w:semiHidden/>
    <w:unhideWhenUsed/>
    <w:qFormat/>
    <w:rsid w:val="00BF268F"/>
    <w:pPr>
      <w:keepNext/>
      <w:keepLines/>
      <w:outlineLvl w:val="8"/>
    </w:pPr>
    <w:rPr>
      <w:rFonts w:asciiTheme="minorHAnsi" w:eastAsiaTheme="majorEastAsia" w:hAnsiTheme="minorHAnsi" w:cstheme="majorBidi"/>
      <w:color w:val="272727" w:themeColor="text1" w:themeTint="D8"/>
      <w:kern w:val="2"/>
      <w:lang w:val="es-ES_tradnl"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268F"/>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BF268F"/>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BF268F"/>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BF268F"/>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BF268F"/>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BF268F"/>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BF268F"/>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BF268F"/>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BF268F"/>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BF268F"/>
    <w:pPr>
      <w:spacing w:after="80"/>
      <w:contextualSpacing/>
    </w:pPr>
    <w:rPr>
      <w:rFonts w:asciiTheme="majorHAnsi" w:eastAsiaTheme="majorEastAsia" w:hAnsiTheme="majorHAnsi" w:cstheme="majorBidi"/>
      <w:spacing w:val="-10"/>
      <w:kern w:val="28"/>
      <w:sz w:val="56"/>
      <w:szCs w:val="56"/>
      <w:lang w:val="es-ES_tradnl" w:eastAsia="en-US"/>
      <w14:ligatures w14:val="standardContextual"/>
    </w:rPr>
  </w:style>
  <w:style w:type="character" w:customStyle="1" w:styleId="TtuloCar">
    <w:name w:val="Título Car"/>
    <w:basedOn w:val="Fuentedeprrafopredeter"/>
    <w:link w:val="Ttulo"/>
    <w:uiPriority w:val="10"/>
    <w:rsid w:val="00BF268F"/>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BF268F"/>
    <w:pPr>
      <w:numPr>
        <w:ilvl w:val="1"/>
      </w:numPr>
      <w:spacing w:after="160"/>
    </w:pPr>
    <w:rPr>
      <w:rFonts w:asciiTheme="minorHAnsi" w:eastAsiaTheme="majorEastAsia" w:hAnsiTheme="minorHAnsi" w:cstheme="majorBidi"/>
      <w:color w:val="595959" w:themeColor="text1" w:themeTint="A6"/>
      <w:spacing w:val="15"/>
      <w:kern w:val="2"/>
      <w:sz w:val="28"/>
      <w:szCs w:val="28"/>
      <w:lang w:val="es-ES_tradnl" w:eastAsia="en-US"/>
      <w14:ligatures w14:val="standardContextual"/>
    </w:rPr>
  </w:style>
  <w:style w:type="character" w:customStyle="1" w:styleId="SubttuloCar">
    <w:name w:val="Subtítulo Car"/>
    <w:basedOn w:val="Fuentedeprrafopredeter"/>
    <w:link w:val="Subttulo"/>
    <w:uiPriority w:val="11"/>
    <w:rsid w:val="00BF268F"/>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BF268F"/>
    <w:pPr>
      <w:spacing w:before="160" w:after="160"/>
      <w:jc w:val="center"/>
    </w:pPr>
    <w:rPr>
      <w:rFonts w:asciiTheme="minorHAnsi" w:eastAsiaTheme="minorHAnsi" w:hAnsiTheme="minorHAnsi" w:cstheme="minorBidi"/>
      <w:i/>
      <w:iCs/>
      <w:color w:val="404040" w:themeColor="text1" w:themeTint="BF"/>
      <w:kern w:val="2"/>
      <w:lang w:val="es-ES_tradnl" w:eastAsia="en-US"/>
      <w14:ligatures w14:val="standardContextual"/>
    </w:rPr>
  </w:style>
  <w:style w:type="character" w:customStyle="1" w:styleId="CitaCar">
    <w:name w:val="Cita Car"/>
    <w:basedOn w:val="Fuentedeprrafopredeter"/>
    <w:link w:val="Cita"/>
    <w:uiPriority w:val="29"/>
    <w:rsid w:val="00BF268F"/>
    <w:rPr>
      <w:i/>
      <w:iCs/>
      <w:color w:val="404040" w:themeColor="text1" w:themeTint="BF"/>
      <w:lang w:val="es-ES_tradnl"/>
    </w:rPr>
  </w:style>
  <w:style w:type="paragraph" w:styleId="Prrafodelista">
    <w:name w:val="List Paragraph"/>
    <w:basedOn w:val="Normal"/>
    <w:uiPriority w:val="34"/>
    <w:qFormat/>
    <w:rsid w:val="00BF268F"/>
    <w:pPr>
      <w:ind w:left="720"/>
      <w:contextualSpacing/>
    </w:pPr>
    <w:rPr>
      <w:rFonts w:asciiTheme="minorHAnsi" w:eastAsiaTheme="minorHAnsi" w:hAnsiTheme="minorHAnsi" w:cstheme="minorBidi"/>
      <w:kern w:val="2"/>
      <w:lang w:val="es-ES_tradnl" w:eastAsia="en-US"/>
      <w14:ligatures w14:val="standardContextual"/>
    </w:rPr>
  </w:style>
  <w:style w:type="character" w:styleId="nfasisintenso">
    <w:name w:val="Intense Emphasis"/>
    <w:basedOn w:val="Fuentedeprrafopredeter"/>
    <w:uiPriority w:val="21"/>
    <w:qFormat/>
    <w:rsid w:val="00BF268F"/>
    <w:rPr>
      <w:i/>
      <w:iCs/>
      <w:color w:val="0F4761" w:themeColor="accent1" w:themeShade="BF"/>
    </w:rPr>
  </w:style>
  <w:style w:type="paragraph" w:styleId="Citadestacada">
    <w:name w:val="Intense Quote"/>
    <w:basedOn w:val="Normal"/>
    <w:next w:val="Normal"/>
    <w:link w:val="CitadestacadaCar"/>
    <w:uiPriority w:val="30"/>
    <w:qFormat/>
    <w:rsid w:val="00BF268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s-ES_tradnl" w:eastAsia="en-US"/>
      <w14:ligatures w14:val="standardContextual"/>
    </w:rPr>
  </w:style>
  <w:style w:type="character" w:customStyle="1" w:styleId="CitadestacadaCar">
    <w:name w:val="Cita destacada Car"/>
    <w:basedOn w:val="Fuentedeprrafopredeter"/>
    <w:link w:val="Citadestacada"/>
    <w:uiPriority w:val="30"/>
    <w:rsid w:val="00BF268F"/>
    <w:rPr>
      <w:i/>
      <w:iCs/>
      <w:color w:val="0F4761" w:themeColor="accent1" w:themeShade="BF"/>
      <w:lang w:val="es-ES_tradnl"/>
    </w:rPr>
  </w:style>
  <w:style w:type="character" w:styleId="Referenciaintensa">
    <w:name w:val="Intense Reference"/>
    <w:basedOn w:val="Fuentedeprrafopredeter"/>
    <w:uiPriority w:val="32"/>
    <w:qFormat/>
    <w:rsid w:val="00BF268F"/>
    <w:rPr>
      <w:b/>
      <w:bCs/>
      <w:smallCaps/>
      <w:color w:val="0F4761" w:themeColor="accent1" w:themeShade="BF"/>
      <w:spacing w:val="5"/>
    </w:rPr>
  </w:style>
  <w:style w:type="table" w:styleId="Tablaconcuadrcula">
    <w:name w:val="Table Grid"/>
    <w:basedOn w:val="Tablanormal"/>
    <w:uiPriority w:val="39"/>
    <w:rsid w:val="00F07B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41F7E"/>
    <w:pPr>
      <w:widowControl w:val="0"/>
      <w:autoSpaceDE w:val="0"/>
      <w:autoSpaceDN w:val="0"/>
      <w:spacing w:before="91" w:line="176" w:lineRule="exact"/>
    </w:pPr>
    <w:rPr>
      <w:rFonts w:ascii="Tahoma" w:eastAsia="Tahoma" w:hAnsi="Tahoma" w:cs="Tahoma"/>
      <w:sz w:val="22"/>
      <w:szCs w:val="22"/>
      <w:lang w:val="es-ES" w:eastAsia="en-US"/>
    </w:rPr>
  </w:style>
  <w:style w:type="paragraph" w:styleId="Encabezado">
    <w:name w:val="header"/>
    <w:basedOn w:val="Normal"/>
    <w:link w:val="EncabezadoCar"/>
    <w:uiPriority w:val="99"/>
    <w:unhideWhenUsed/>
    <w:rsid w:val="00546394"/>
    <w:pPr>
      <w:tabs>
        <w:tab w:val="center" w:pos="4419"/>
        <w:tab w:val="right" w:pos="8838"/>
      </w:tabs>
    </w:pPr>
    <w:rPr>
      <w:rFonts w:asciiTheme="minorHAnsi" w:eastAsiaTheme="minorHAnsi" w:hAnsiTheme="minorHAnsi" w:cstheme="minorBidi"/>
      <w:kern w:val="2"/>
      <w:lang w:val="es-ES_tradnl" w:eastAsia="en-US"/>
      <w14:ligatures w14:val="standardContextual"/>
    </w:rPr>
  </w:style>
  <w:style w:type="character" w:customStyle="1" w:styleId="EncabezadoCar">
    <w:name w:val="Encabezado Car"/>
    <w:basedOn w:val="Fuentedeprrafopredeter"/>
    <w:link w:val="Encabezado"/>
    <w:uiPriority w:val="99"/>
    <w:rsid w:val="00546394"/>
    <w:rPr>
      <w:lang w:val="es-ES_tradnl"/>
    </w:rPr>
  </w:style>
  <w:style w:type="paragraph" w:styleId="Piedepgina">
    <w:name w:val="footer"/>
    <w:basedOn w:val="Normal"/>
    <w:link w:val="PiedepginaCar"/>
    <w:uiPriority w:val="99"/>
    <w:unhideWhenUsed/>
    <w:rsid w:val="00546394"/>
    <w:pPr>
      <w:tabs>
        <w:tab w:val="center" w:pos="4419"/>
        <w:tab w:val="right" w:pos="8838"/>
      </w:tabs>
    </w:pPr>
    <w:rPr>
      <w:rFonts w:asciiTheme="minorHAnsi" w:eastAsiaTheme="minorHAnsi" w:hAnsiTheme="minorHAnsi" w:cstheme="minorBidi"/>
      <w:kern w:val="2"/>
      <w:lang w:val="es-ES_tradnl" w:eastAsia="en-US"/>
      <w14:ligatures w14:val="standardContextual"/>
    </w:rPr>
  </w:style>
  <w:style w:type="character" w:customStyle="1" w:styleId="PiedepginaCar">
    <w:name w:val="Pie de página Car"/>
    <w:basedOn w:val="Fuentedeprrafopredeter"/>
    <w:link w:val="Piedepgina"/>
    <w:uiPriority w:val="99"/>
    <w:rsid w:val="00546394"/>
    <w:rPr>
      <w:lang w:val="es-ES_tradnl"/>
    </w:rPr>
  </w:style>
  <w:style w:type="character" w:styleId="Nmerodepgina">
    <w:name w:val="page number"/>
    <w:basedOn w:val="Fuentedeprrafopredeter"/>
    <w:uiPriority w:val="99"/>
    <w:semiHidden/>
    <w:unhideWhenUsed/>
    <w:rsid w:val="00546394"/>
  </w:style>
  <w:style w:type="table" w:customStyle="1" w:styleId="TableNormal1">
    <w:name w:val="Table Normal1"/>
    <w:uiPriority w:val="2"/>
    <w:semiHidden/>
    <w:unhideWhenUsed/>
    <w:qFormat/>
    <w:rsid w:val="00E02009"/>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character" w:customStyle="1" w:styleId="uv3um">
    <w:name w:val="uv3um"/>
    <w:basedOn w:val="Fuentedeprrafopredeter"/>
    <w:rsid w:val="008C3C0D"/>
  </w:style>
  <w:style w:type="character" w:styleId="Fuerte">
    <w:name w:val="Strong"/>
    <w:basedOn w:val="Fuentedeprrafopredeter"/>
    <w:uiPriority w:val="22"/>
    <w:qFormat/>
    <w:rsid w:val="00473079"/>
    <w:rPr>
      <w:b/>
      <w:bCs/>
    </w:rPr>
  </w:style>
  <w:style w:type="paragraph" w:styleId="NormalWeb">
    <w:name w:val="Normal (Web)"/>
    <w:basedOn w:val="Normal"/>
    <w:uiPriority w:val="99"/>
    <w:unhideWhenUsed/>
    <w:rsid w:val="00D97ED3"/>
    <w:pPr>
      <w:spacing w:before="100" w:beforeAutospacing="1" w:after="100" w:afterAutospacing="1"/>
    </w:pPr>
  </w:style>
  <w:style w:type="paragraph" w:styleId="Revisin">
    <w:name w:val="Revision"/>
    <w:hidden/>
    <w:uiPriority w:val="99"/>
    <w:semiHidden/>
    <w:rsid w:val="005F275D"/>
    <w:rPr>
      <w:rFonts w:ascii="Times New Roman" w:eastAsia="Times New Roman" w:hAnsi="Times New Roman" w:cs="Times New Roman"/>
      <w:kern w:val="0"/>
      <w:lang w:eastAsia="es-MX"/>
      <w14:ligatures w14:val="none"/>
    </w:rPr>
  </w:style>
  <w:style w:type="character" w:styleId="Refdecomentario">
    <w:name w:val="annotation reference"/>
    <w:basedOn w:val="Fuentedeprrafopredeter"/>
    <w:uiPriority w:val="99"/>
    <w:semiHidden/>
    <w:unhideWhenUsed/>
    <w:rsid w:val="005F275D"/>
    <w:rPr>
      <w:sz w:val="16"/>
      <w:szCs w:val="16"/>
    </w:rPr>
  </w:style>
  <w:style w:type="paragraph" w:styleId="Textocomentario">
    <w:name w:val="annotation text"/>
    <w:basedOn w:val="Normal"/>
    <w:link w:val="TextocomentarioCar"/>
    <w:uiPriority w:val="99"/>
    <w:semiHidden/>
    <w:unhideWhenUsed/>
    <w:rsid w:val="005F275D"/>
    <w:rPr>
      <w:sz w:val="20"/>
      <w:szCs w:val="20"/>
    </w:rPr>
  </w:style>
  <w:style w:type="character" w:customStyle="1" w:styleId="TextocomentarioCar">
    <w:name w:val="Texto comentario Car"/>
    <w:basedOn w:val="Fuentedeprrafopredeter"/>
    <w:link w:val="Textocomentario"/>
    <w:uiPriority w:val="99"/>
    <w:semiHidden/>
    <w:rsid w:val="005F275D"/>
    <w:rPr>
      <w:rFonts w:ascii="Times New Roman" w:eastAsia="Times New Roman" w:hAnsi="Times New Roman" w:cs="Times New Roman"/>
      <w:kern w:val="0"/>
      <w:sz w:val="20"/>
      <w:szCs w:val="20"/>
      <w:lang w:eastAsia="es-MX"/>
      <w14:ligatures w14:val="none"/>
    </w:rPr>
  </w:style>
  <w:style w:type="paragraph" w:styleId="Asuntodelcomentario">
    <w:name w:val="annotation subject"/>
    <w:basedOn w:val="Textocomentario"/>
    <w:next w:val="Textocomentario"/>
    <w:link w:val="AsuntodelcomentarioCar"/>
    <w:uiPriority w:val="99"/>
    <w:semiHidden/>
    <w:unhideWhenUsed/>
    <w:rsid w:val="005F275D"/>
    <w:rPr>
      <w:b/>
      <w:bCs/>
    </w:rPr>
  </w:style>
  <w:style w:type="character" w:customStyle="1" w:styleId="AsuntodelcomentarioCar">
    <w:name w:val="Asunto del comentario Car"/>
    <w:basedOn w:val="TextocomentarioCar"/>
    <w:link w:val="Asuntodelcomentario"/>
    <w:uiPriority w:val="99"/>
    <w:semiHidden/>
    <w:rsid w:val="005F275D"/>
    <w:rPr>
      <w:rFonts w:ascii="Times New Roman" w:eastAsia="Times New Roman" w:hAnsi="Times New Roman" w:cs="Times New Roman"/>
      <w:b/>
      <w:bCs/>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6F076-6441-7847-ADE4-EBAEB2143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4157</Words>
  <Characters>22864</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Marquez Enriquez</dc:creator>
  <cp:keywords/>
  <dc:description/>
  <cp:lastModifiedBy>Maxikash 237</cp:lastModifiedBy>
  <cp:revision>28</cp:revision>
  <dcterms:created xsi:type="dcterms:W3CDTF">2026-03-28T01:14:00Z</dcterms:created>
  <dcterms:modified xsi:type="dcterms:W3CDTF">2026-03-28T01:38:00Z</dcterms:modified>
</cp:coreProperties>
</file>